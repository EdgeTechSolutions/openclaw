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5CA0A" w14:textId="77777777" w:rsidR="00EC34C5" w:rsidRPr="009A0520" w:rsidRDefault="00EC34C5" w:rsidP="009A0520">
      <w:pPr>
        <w:spacing w:after="0" w:line="240" w:lineRule="auto"/>
        <w:jc w:val="both"/>
        <w:rPr>
          <w:rFonts w:ascii="Arial" w:hAnsi="Arial" w:cs="Arial"/>
          <w:lang w:val="en-GB"/>
        </w:rPr>
      </w:pPr>
    </w:p>
    <w:p w14:paraId="4414423E" w14:textId="77777777" w:rsidR="009A0520" w:rsidRPr="00003547" w:rsidRDefault="009A0520" w:rsidP="00003547">
      <w:pPr>
        <w:spacing w:after="0" w:line="276" w:lineRule="auto"/>
        <w:jc w:val="center"/>
        <w:rPr>
          <w:rFonts w:ascii="Arial" w:hAnsi="Arial" w:cs="Arial"/>
          <w:b/>
          <w:bCs/>
        </w:rPr>
      </w:pPr>
      <w:r w:rsidRPr="00003547">
        <w:rPr>
          <w:rFonts w:ascii="Arial" w:hAnsi="Arial" w:cs="Arial"/>
          <w:b/>
          <w:bCs/>
        </w:rPr>
        <w:t>STRATEGIJA UVEDBE UMETNE INTELIGENCE</w:t>
      </w:r>
    </w:p>
    <w:p w14:paraId="583E1751" w14:textId="77777777" w:rsidR="009A0520" w:rsidRPr="00003547" w:rsidRDefault="009A0520" w:rsidP="00003547">
      <w:pPr>
        <w:spacing w:after="0" w:line="276" w:lineRule="auto"/>
        <w:jc w:val="center"/>
        <w:rPr>
          <w:rFonts w:ascii="Arial" w:hAnsi="Arial" w:cs="Arial"/>
          <w:b/>
          <w:bCs/>
        </w:rPr>
      </w:pPr>
      <w:r w:rsidRPr="00003547">
        <w:rPr>
          <w:rFonts w:ascii="Arial" w:hAnsi="Arial" w:cs="Arial"/>
          <w:b/>
          <w:bCs/>
        </w:rPr>
        <w:t>V AGENCIJI ZA TRG VREDNOSNTIH PAPIRJEV</w:t>
      </w:r>
    </w:p>
    <w:p w14:paraId="6111739D" w14:textId="77777777" w:rsidR="009A0520" w:rsidRPr="00003547" w:rsidRDefault="009A0520" w:rsidP="00003547">
      <w:pPr>
        <w:spacing w:after="0" w:line="276" w:lineRule="auto"/>
        <w:jc w:val="center"/>
        <w:rPr>
          <w:rFonts w:ascii="Arial" w:hAnsi="Arial" w:cs="Arial"/>
          <w:b/>
          <w:bCs/>
        </w:rPr>
      </w:pPr>
    </w:p>
    <w:p w14:paraId="0CB6BC17" w14:textId="77777777" w:rsidR="00475A05" w:rsidRPr="00003547" w:rsidRDefault="00475A05" w:rsidP="00003547">
      <w:pPr>
        <w:spacing w:after="0" w:line="276" w:lineRule="auto"/>
        <w:jc w:val="center"/>
        <w:rPr>
          <w:rFonts w:ascii="Arial" w:hAnsi="Arial" w:cs="Arial"/>
          <w:b/>
          <w:bCs/>
        </w:rPr>
      </w:pPr>
    </w:p>
    <w:p w14:paraId="758D2B2B" w14:textId="77777777" w:rsidR="009A0520" w:rsidRPr="00003547" w:rsidRDefault="009A0520" w:rsidP="007D517A">
      <w:pPr>
        <w:spacing w:after="0" w:line="276" w:lineRule="auto"/>
        <w:jc w:val="both"/>
        <w:rPr>
          <w:rFonts w:ascii="Arial" w:hAnsi="Arial" w:cs="Arial"/>
          <w:b/>
          <w:bCs/>
        </w:rPr>
      </w:pPr>
      <w:r w:rsidRPr="00003547">
        <w:rPr>
          <w:rFonts w:ascii="Arial" w:hAnsi="Arial" w:cs="Arial"/>
          <w:b/>
          <w:bCs/>
        </w:rPr>
        <w:t xml:space="preserve">1. Namen </w:t>
      </w:r>
    </w:p>
    <w:p w14:paraId="7E606374" w14:textId="77777777" w:rsidR="00475A05" w:rsidRPr="00003547" w:rsidRDefault="00475A05" w:rsidP="007D517A">
      <w:pPr>
        <w:spacing w:after="0" w:line="276" w:lineRule="auto"/>
        <w:jc w:val="both"/>
        <w:rPr>
          <w:rFonts w:ascii="Arial" w:hAnsi="Arial" w:cs="Arial"/>
          <w:b/>
          <w:bCs/>
        </w:rPr>
      </w:pPr>
    </w:p>
    <w:p w14:paraId="43BE085B" w14:textId="78A69024" w:rsidR="009A0520" w:rsidRPr="00003547" w:rsidRDefault="00475A05" w:rsidP="007D517A">
      <w:pPr>
        <w:spacing w:after="0" w:line="276" w:lineRule="auto"/>
        <w:jc w:val="both"/>
        <w:rPr>
          <w:ins w:id="0" w:author="Nataša Pecman" w:date="2026-02-09T15:49:00Z"/>
          <w:rFonts w:ascii="Arial" w:hAnsi="Arial" w:cs="Arial"/>
        </w:rPr>
      </w:pPr>
      <w:ins w:id="1" w:author="Nataša Pecman" w:date="2026-02-09T15:48:00Z">
        <w:r w:rsidRPr="00003547">
          <w:rPr>
            <w:rFonts w:ascii="Arial" w:hAnsi="Arial" w:cs="Arial"/>
          </w:rPr>
          <w:t>A</w:t>
        </w:r>
      </w:ins>
      <w:del w:id="2" w:author="Nataša Pecman" w:date="2026-02-09T15:48:00Z">
        <w:r w:rsidR="009A0520" w:rsidRPr="00003547" w:rsidDel="00475A05">
          <w:rPr>
            <w:rFonts w:ascii="Arial" w:hAnsi="Arial" w:cs="Arial"/>
          </w:rPr>
          <w:delText xml:space="preserve">ATVP </w:delText>
        </w:r>
      </w:del>
      <w:ins w:id="3" w:author="Nataša Pecman" w:date="2026-02-09T15:48:00Z">
        <w:r w:rsidRPr="00003547">
          <w:rPr>
            <w:rFonts w:ascii="Arial" w:hAnsi="Arial" w:cs="Arial"/>
          </w:rPr>
          <w:t>gencija za trg vrednostnih papirjev</w:t>
        </w:r>
      </w:ins>
      <w:ins w:id="4" w:author="Nataša Pecman" w:date="2026-02-09T15:49:00Z">
        <w:r w:rsidR="00CD4694" w:rsidRPr="00003547">
          <w:rPr>
            <w:rFonts w:ascii="Arial" w:hAnsi="Arial" w:cs="Arial"/>
          </w:rPr>
          <w:t xml:space="preserve"> (ATVP)</w:t>
        </w:r>
      </w:ins>
      <w:ins w:id="5" w:author="Nataša Pecman" w:date="2026-02-09T15:48:00Z">
        <w:r w:rsidRPr="00003547">
          <w:rPr>
            <w:rFonts w:ascii="Arial" w:hAnsi="Arial" w:cs="Arial"/>
          </w:rPr>
          <w:t xml:space="preserve"> </w:t>
        </w:r>
      </w:ins>
      <w:r w:rsidR="009A0520" w:rsidRPr="00003547">
        <w:rPr>
          <w:rFonts w:ascii="Arial" w:hAnsi="Arial" w:cs="Arial"/>
        </w:rPr>
        <w:t xml:space="preserve">deluje v okolju naraščajoče količine podatkov, kompleksnih finančnih produktov in vse hitrejših sprememb na trgih. Za ohranjanje kakovostnega nadzora in učinkovitega delovanja je </w:t>
      </w:r>
      <w:ins w:id="6" w:author="Nataša Pecman" w:date="2026-02-09T16:21:00Z">
        <w:r w:rsidR="00003547">
          <w:rPr>
            <w:rFonts w:ascii="Arial" w:hAnsi="Arial" w:cs="Arial"/>
          </w:rPr>
          <w:t xml:space="preserve">zato </w:t>
        </w:r>
      </w:ins>
      <w:r w:rsidR="009A0520" w:rsidRPr="00003547">
        <w:rPr>
          <w:rFonts w:ascii="Arial" w:hAnsi="Arial" w:cs="Arial"/>
        </w:rPr>
        <w:t>nujno izboljševati analitične zmogljivosti in podporo delu zaposlenih.</w:t>
      </w:r>
    </w:p>
    <w:p w14:paraId="1970FAEC" w14:textId="77777777" w:rsidR="00CD4694" w:rsidRPr="00003547" w:rsidRDefault="00CD4694" w:rsidP="007D517A">
      <w:pPr>
        <w:spacing w:after="0" w:line="276" w:lineRule="auto"/>
        <w:jc w:val="both"/>
        <w:rPr>
          <w:rFonts w:ascii="Arial" w:hAnsi="Arial" w:cs="Arial"/>
        </w:rPr>
      </w:pPr>
    </w:p>
    <w:p w14:paraId="6C536F16" w14:textId="1A016197" w:rsidR="009A0520" w:rsidRPr="00003547" w:rsidRDefault="009A0520" w:rsidP="007D517A">
      <w:pPr>
        <w:spacing w:after="0" w:line="276" w:lineRule="auto"/>
        <w:jc w:val="both"/>
        <w:rPr>
          <w:ins w:id="7" w:author="Nataša Pecman" w:date="2026-02-09T15:51:00Z"/>
          <w:rFonts w:ascii="Arial" w:hAnsi="Arial" w:cs="Arial"/>
        </w:rPr>
      </w:pPr>
      <w:r w:rsidRPr="00003547">
        <w:rPr>
          <w:rFonts w:ascii="Arial" w:hAnsi="Arial" w:cs="Arial"/>
        </w:rPr>
        <w:t>Umetna inteligenca (UI)</w:t>
      </w:r>
      <w:r w:rsidRPr="00003547">
        <w:rPr>
          <w:rStyle w:val="FootnoteReference"/>
          <w:rFonts w:ascii="Arial" w:hAnsi="Arial" w:cs="Arial"/>
        </w:rPr>
        <w:footnoteReference w:id="1"/>
      </w:r>
      <w:r w:rsidRPr="00003547">
        <w:rPr>
          <w:rFonts w:ascii="Arial" w:hAnsi="Arial" w:cs="Arial"/>
        </w:rPr>
        <w:t xml:space="preserve"> se uvaja kot orodje za podporo strokovni presoji</w:t>
      </w:r>
      <w:ins w:id="8" w:author="Nataša Pecman" w:date="2026-02-09T16:10:00Z">
        <w:r w:rsidR="00E771FB" w:rsidRPr="00003547">
          <w:rPr>
            <w:rFonts w:ascii="Arial" w:hAnsi="Arial" w:cs="Arial"/>
          </w:rPr>
          <w:t xml:space="preserve"> in </w:t>
        </w:r>
      </w:ins>
      <w:del w:id="9" w:author="Nataša Pecman" w:date="2026-02-09T16:10:00Z">
        <w:r w:rsidRPr="00003547" w:rsidDel="00E771FB">
          <w:rPr>
            <w:rFonts w:ascii="Arial" w:hAnsi="Arial" w:cs="Arial"/>
          </w:rPr>
          <w:delText xml:space="preserve">, </w:delText>
        </w:r>
      </w:del>
      <w:r w:rsidRPr="00003547">
        <w:rPr>
          <w:rFonts w:ascii="Arial" w:hAnsi="Arial" w:cs="Arial"/>
        </w:rPr>
        <w:t xml:space="preserve">ne kot </w:t>
      </w:r>
      <w:ins w:id="10" w:author="Nataša Pecman" w:date="2026-02-09T16:10:00Z">
        <w:r w:rsidR="00E771FB" w:rsidRPr="00003547">
          <w:rPr>
            <w:rFonts w:ascii="Arial" w:hAnsi="Arial" w:cs="Arial"/>
          </w:rPr>
          <w:t xml:space="preserve">njeno </w:t>
        </w:r>
      </w:ins>
      <w:r w:rsidRPr="00003547">
        <w:rPr>
          <w:rFonts w:ascii="Arial" w:hAnsi="Arial" w:cs="Arial"/>
        </w:rPr>
        <w:t>nadomestilo</w:t>
      </w:r>
      <w:del w:id="11" w:author="Nataša Pecman" w:date="2026-02-09T16:10:00Z">
        <w:r w:rsidRPr="00003547" w:rsidDel="00E771FB">
          <w:rPr>
            <w:rFonts w:ascii="Arial" w:hAnsi="Arial" w:cs="Arial"/>
          </w:rPr>
          <w:delText xml:space="preserve"> zanjo</w:delText>
        </w:r>
      </w:del>
      <w:r w:rsidRPr="00003547">
        <w:rPr>
          <w:rFonts w:ascii="Arial" w:hAnsi="Arial" w:cs="Arial"/>
        </w:rPr>
        <w:t>. Namen uvedbe U</w:t>
      </w:r>
      <w:ins w:id="12" w:author="Nataša Pecman" w:date="2026-02-09T16:14:00Z">
        <w:r w:rsidR="008C2D27" w:rsidRPr="00003547">
          <w:rPr>
            <w:rFonts w:ascii="Arial" w:hAnsi="Arial" w:cs="Arial"/>
          </w:rPr>
          <w:t>I</w:t>
        </w:r>
      </w:ins>
      <w:r w:rsidRPr="00003547">
        <w:rPr>
          <w:rFonts w:ascii="Arial" w:hAnsi="Arial" w:cs="Arial"/>
        </w:rPr>
        <w:t xml:space="preserve"> ni avtomatizacija odločitev, temveč pomoč pri obdelavi informacij, </w:t>
      </w:r>
      <w:ins w:id="13" w:author="Nataša Pecman" w:date="2026-02-09T16:15:00Z">
        <w:r w:rsidR="00C15CFA" w:rsidRPr="00003547">
          <w:rPr>
            <w:rFonts w:ascii="Arial" w:hAnsi="Arial" w:cs="Arial"/>
          </w:rPr>
          <w:t>zmanjševanj</w:t>
        </w:r>
      </w:ins>
      <w:ins w:id="14" w:author="Nataša Pecman" w:date="2026-02-09T16:16:00Z">
        <w:r w:rsidR="00C15CFA" w:rsidRPr="00003547">
          <w:rPr>
            <w:rFonts w:ascii="Arial" w:hAnsi="Arial" w:cs="Arial"/>
          </w:rPr>
          <w:t>e</w:t>
        </w:r>
      </w:ins>
      <w:ins w:id="15" w:author="Nataša Pecman" w:date="2026-02-09T16:15:00Z">
        <w:r w:rsidR="00C15CFA" w:rsidRPr="00003547">
          <w:rPr>
            <w:rFonts w:ascii="Arial" w:hAnsi="Arial" w:cs="Arial"/>
          </w:rPr>
          <w:t xml:space="preserve"> obsega </w:t>
        </w:r>
      </w:ins>
      <w:del w:id="16" w:author="Nataša Pecman" w:date="2026-02-09T16:15:00Z">
        <w:r w:rsidRPr="00003547" w:rsidDel="00C15CFA">
          <w:rPr>
            <w:rFonts w:ascii="Arial" w:hAnsi="Arial" w:cs="Arial"/>
          </w:rPr>
          <w:delText xml:space="preserve">razbremenitvi </w:delText>
        </w:r>
      </w:del>
      <w:r w:rsidRPr="00003547">
        <w:rPr>
          <w:rFonts w:ascii="Arial" w:hAnsi="Arial" w:cs="Arial"/>
        </w:rPr>
        <w:t xml:space="preserve">rutinskih nalog in </w:t>
      </w:r>
      <w:ins w:id="17" w:author="Nataša Pecman" w:date="2026-02-09T16:16:00Z">
        <w:r w:rsidR="00C15CFA" w:rsidRPr="00003547">
          <w:rPr>
            <w:rFonts w:ascii="Arial" w:hAnsi="Arial" w:cs="Arial"/>
          </w:rPr>
          <w:t xml:space="preserve">morebitna </w:t>
        </w:r>
      </w:ins>
      <w:del w:id="18" w:author="Nataša Pecman" w:date="2026-02-09T16:15:00Z">
        <w:r w:rsidRPr="00003547" w:rsidDel="00C15CFA">
          <w:rPr>
            <w:rFonts w:ascii="Arial" w:hAnsi="Arial" w:cs="Arial"/>
          </w:rPr>
          <w:delText xml:space="preserve">po možnosti </w:delText>
        </w:r>
      </w:del>
      <w:r w:rsidRPr="00003547">
        <w:rPr>
          <w:rFonts w:ascii="Arial" w:hAnsi="Arial" w:cs="Arial"/>
        </w:rPr>
        <w:t>standardizacija procesov.</w:t>
      </w:r>
    </w:p>
    <w:p w14:paraId="348EEBE8" w14:textId="77777777" w:rsidR="00D169E4" w:rsidRPr="00003547" w:rsidRDefault="00D169E4" w:rsidP="007D517A">
      <w:pPr>
        <w:spacing w:after="0" w:line="276" w:lineRule="auto"/>
        <w:jc w:val="both"/>
        <w:rPr>
          <w:rFonts w:ascii="Arial" w:hAnsi="Arial" w:cs="Arial"/>
        </w:rPr>
      </w:pPr>
    </w:p>
    <w:p w14:paraId="57D98BA3" w14:textId="32CA2D36" w:rsidR="009A0520" w:rsidRPr="00003547" w:rsidRDefault="009A0520" w:rsidP="007D517A">
      <w:pPr>
        <w:spacing w:after="0" w:line="276" w:lineRule="auto"/>
        <w:jc w:val="both"/>
        <w:rPr>
          <w:rFonts w:ascii="Arial" w:hAnsi="Arial" w:cs="Arial"/>
        </w:rPr>
      </w:pPr>
      <w:r w:rsidRPr="00003547">
        <w:rPr>
          <w:rFonts w:ascii="Arial" w:hAnsi="Arial" w:cs="Arial"/>
        </w:rPr>
        <w:t xml:space="preserve">Ta dokument predstavlja strategijo uvajanja in razvoja umetne inteligence v ATVP </w:t>
      </w:r>
      <w:ins w:id="19" w:author="Nataša Pecman" w:date="2026-02-09T16:16:00Z">
        <w:r w:rsidR="00EC53D0" w:rsidRPr="00003547">
          <w:rPr>
            <w:rFonts w:ascii="Arial" w:hAnsi="Arial" w:cs="Arial"/>
          </w:rPr>
          <w:t xml:space="preserve">v letih 2026 in </w:t>
        </w:r>
      </w:ins>
      <w:del w:id="20" w:author="Nataša Pecman" w:date="2026-02-09T16:16:00Z">
        <w:r w:rsidRPr="00003547" w:rsidDel="00EC53D0">
          <w:rPr>
            <w:rFonts w:ascii="Arial" w:hAnsi="Arial" w:cs="Arial"/>
          </w:rPr>
          <w:delText>za obdobje 2026-</w:delText>
        </w:r>
      </w:del>
      <w:r w:rsidRPr="00003547">
        <w:rPr>
          <w:rFonts w:ascii="Arial" w:hAnsi="Arial" w:cs="Arial"/>
        </w:rPr>
        <w:t xml:space="preserve">2027. </w:t>
      </w:r>
    </w:p>
    <w:p w14:paraId="61D5176C" w14:textId="77777777" w:rsidR="00475A05" w:rsidRPr="00003547" w:rsidRDefault="00475A05" w:rsidP="007D517A">
      <w:pPr>
        <w:spacing w:after="0" w:line="276" w:lineRule="auto"/>
        <w:jc w:val="both"/>
        <w:rPr>
          <w:rFonts w:ascii="Arial" w:hAnsi="Arial" w:cs="Arial"/>
        </w:rPr>
      </w:pPr>
    </w:p>
    <w:p w14:paraId="4FCED4BD" w14:textId="77777777" w:rsidR="009A0520" w:rsidRPr="00003547" w:rsidRDefault="009A0520" w:rsidP="007D517A">
      <w:pPr>
        <w:spacing w:after="0" w:line="276" w:lineRule="auto"/>
        <w:jc w:val="both"/>
        <w:rPr>
          <w:rFonts w:ascii="Arial" w:hAnsi="Arial" w:cs="Arial"/>
          <w:b/>
          <w:bCs/>
        </w:rPr>
      </w:pPr>
      <w:r w:rsidRPr="00003547">
        <w:rPr>
          <w:rFonts w:ascii="Arial" w:hAnsi="Arial" w:cs="Arial"/>
          <w:b/>
          <w:bCs/>
        </w:rPr>
        <w:t>2. Strateški cilji</w:t>
      </w:r>
    </w:p>
    <w:p w14:paraId="588F1DED" w14:textId="77777777" w:rsidR="00475A05" w:rsidRPr="00003547" w:rsidRDefault="00475A05" w:rsidP="007D517A">
      <w:pPr>
        <w:spacing w:after="0" w:line="276" w:lineRule="auto"/>
        <w:jc w:val="both"/>
        <w:rPr>
          <w:rFonts w:ascii="Arial" w:hAnsi="Arial" w:cs="Arial"/>
        </w:rPr>
      </w:pPr>
    </w:p>
    <w:p w14:paraId="4CC43F69" w14:textId="58203F5E" w:rsidR="009A0520" w:rsidRPr="00003547" w:rsidRDefault="009A0520" w:rsidP="007D517A">
      <w:pPr>
        <w:spacing w:after="0" w:line="276" w:lineRule="auto"/>
        <w:jc w:val="both"/>
        <w:rPr>
          <w:rFonts w:ascii="Arial" w:hAnsi="Arial" w:cs="Arial"/>
        </w:rPr>
      </w:pPr>
      <w:r w:rsidRPr="00003547">
        <w:rPr>
          <w:rFonts w:ascii="Arial" w:hAnsi="Arial" w:cs="Arial"/>
        </w:rPr>
        <w:t xml:space="preserve">Uvajanje </w:t>
      </w:r>
      <w:del w:id="21" w:author="Nataša Pecman" w:date="2026-02-09T16:02:00Z">
        <w:r w:rsidRPr="00003547" w:rsidDel="00E771FB">
          <w:rPr>
            <w:rFonts w:ascii="Arial" w:hAnsi="Arial" w:cs="Arial"/>
          </w:rPr>
          <w:delText xml:space="preserve">AI </w:delText>
        </w:r>
      </w:del>
      <w:ins w:id="22" w:author="Nataša Pecman" w:date="2026-02-09T16:02:00Z">
        <w:r w:rsidR="00E771FB" w:rsidRPr="00003547">
          <w:rPr>
            <w:rFonts w:ascii="Arial" w:hAnsi="Arial" w:cs="Arial"/>
          </w:rPr>
          <w:t>UI</w:t>
        </w:r>
        <w:r w:rsidR="00E771FB" w:rsidRPr="00003547">
          <w:rPr>
            <w:rFonts w:ascii="Arial" w:hAnsi="Arial" w:cs="Arial"/>
          </w:rPr>
          <w:t xml:space="preserve"> </w:t>
        </w:r>
      </w:ins>
      <w:r w:rsidRPr="00003547">
        <w:rPr>
          <w:rFonts w:ascii="Arial" w:hAnsi="Arial" w:cs="Arial"/>
        </w:rPr>
        <w:t>ima naslednje ključne cilje:</w:t>
      </w:r>
    </w:p>
    <w:p w14:paraId="1FC17670" w14:textId="17AB7F9C" w:rsidR="009A0520" w:rsidRPr="00003547" w:rsidRDefault="009A0520" w:rsidP="007D517A">
      <w:pPr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</w:rPr>
      </w:pPr>
      <w:r w:rsidRPr="00003547">
        <w:rPr>
          <w:rFonts w:ascii="Arial" w:hAnsi="Arial" w:cs="Arial"/>
        </w:rPr>
        <w:t>izboljšati učinkovitost analize dokumentov in podatkov</w:t>
      </w:r>
      <w:ins w:id="23" w:author="Nataša Pecman" w:date="2026-02-09T15:51:00Z">
        <w:r w:rsidR="00D169E4" w:rsidRPr="00003547">
          <w:rPr>
            <w:rFonts w:ascii="Arial" w:hAnsi="Arial" w:cs="Arial"/>
          </w:rPr>
          <w:t>;</w:t>
        </w:r>
      </w:ins>
      <w:del w:id="24" w:author="Nataša Pecman" w:date="2026-02-09T15:51:00Z">
        <w:r w:rsidRPr="00003547" w:rsidDel="00D169E4">
          <w:rPr>
            <w:rFonts w:ascii="Arial" w:hAnsi="Arial" w:cs="Arial"/>
          </w:rPr>
          <w:delText>,</w:delText>
        </w:r>
      </w:del>
    </w:p>
    <w:p w14:paraId="5BE9719D" w14:textId="448AC1DD" w:rsidR="009A0520" w:rsidRPr="00003547" w:rsidRDefault="009A0520" w:rsidP="007D517A">
      <w:pPr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</w:rPr>
      </w:pPr>
      <w:r w:rsidRPr="00003547">
        <w:rPr>
          <w:rFonts w:ascii="Arial" w:hAnsi="Arial" w:cs="Arial"/>
        </w:rPr>
        <w:t>povečati kakovost in pravočasnost izvajanja nadzornih pristojnosti</w:t>
      </w:r>
      <w:ins w:id="25" w:author="Nataša Pecman" w:date="2026-02-09T16:11:00Z">
        <w:r w:rsidR="00E771FB" w:rsidRPr="00003547">
          <w:rPr>
            <w:rFonts w:ascii="Arial" w:hAnsi="Arial" w:cs="Arial"/>
          </w:rPr>
          <w:t xml:space="preserve"> ATVP</w:t>
        </w:r>
      </w:ins>
      <w:ins w:id="26" w:author="Nataša Pecman" w:date="2026-02-09T15:51:00Z">
        <w:r w:rsidR="00D169E4" w:rsidRPr="00003547">
          <w:rPr>
            <w:rFonts w:ascii="Arial" w:hAnsi="Arial" w:cs="Arial"/>
          </w:rPr>
          <w:t>;</w:t>
        </w:r>
      </w:ins>
      <w:del w:id="27" w:author="Nataša Pecman" w:date="2026-02-09T15:51:00Z">
        <w:r w:rsidRPr="00003547" w:rsidDel="00D169E4">
          <w:rPr>
            <w:rFonts w:ascii="Arial" w:hAnsi="Arial" w:cs="Arial"/>
          </w:rPr>
          <w:delText>,</w:delText>
        </w:r>
      </w:del>
    </w:p>
    <w:p w14:paraId="25B88674" w14:textId="476D31DF" w:rsidR="009A0520" w:rsidRPr="00003547" w:rsidRDefault="009A0520" w:rsidP="007D517A">
      <w:pPr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</w:rPr>
      </w:pPr>
      <w:r w:rsidRPr="00003547">
        <w:rPr>
          <w:rFonts w:ascii="Arial" w:hAnsi="Arial" w:cs="Arial"/>
        </w:rPr>
        <w:t>zaposlenim omogočiti več</w:t>
      </w:r>
      <w:ins w:id="28" w:author="Nataša Pecman" w:date="2026-02-09T16:11:00Z">
        <w:r w:rsidR="00E771FB" w:rsidRPr="00003547">
          <w:rPr>
            <w:rFonts w:ascii="Arial" w:hAnsi="Arial" w:cs="Arial"/>
          </w:rPr>
          <w:t>jo</w:t>
        </w:r>
      </w:ins>
      <w:r w:rsidRPr="00003547">
        <w:rPr>
          <w:rFonts w:ascii="Arial" w:hAnsi="Arial" w:cs="Arial"/>
        </w:rPr>
        <w:t xml:space="preserve"> osredotočenost</w:t>
      </w:r>
      <w:del w:id="29" w:author="Nataša Pecman" w:date="2026-02-09T16:11:00Z">
        <w:r w:rsidRPr="00003547" w:rsidDel="00E771FB">
          <w:rPr>
            <w:rFonts w:ascii="Arial" w:hAnsi="Arial" w:cs="Arial"/>
          </w:rPr>
          <w:delText>i</w:delText>
        </w:r>
      </w:del>
      <w:r w:rsidRPr="00003547">
        <w:rPr>
          <w:rFonts w:ascii="Arial" w:hAnsi="Arial" w:cs="Arial"/>
        </w:rPr>
        <w:t xml:space="preserve"> na strokovno presojo</w:t>
      </w:r>
      <w:ins w:id="30" w:author="Nataša Pecman" w:date="2026-02-09T15:51:00Z">
        <w:r w:rsidR="00D169E4" w:rsidRPr="00003547">
          <w:rPr>
            <w:rFonts w:ascii="Arial" w:hAnsi="Arial" w:cs="Arial"/>
          </w:rPr>
          <w:t>;</w:t>
        </w:r>
      </w:ins>
      <w:del w:id="31" w:author="Nataša Pecman" w:date="2026-02-09T15:51:00Z">
        <w:r w:rsidRPr="00003547" w:rsidDel="00D169E4">
          <w:rPr>
            <w:rFonts w:ascii="Arial" w:hAnsi="Arial" w:cs="Arial"/>
          </w:rPr>
          <w:delText>,</w:delText>
        </w:r>
      </w:del>
    </w:p>
    <w:p w14:paraId="330AD1A1" w14:textId="774A6F2B" w:rsidR="009A0520" w:rsidRPr="00003547" w:rsidRDefault="009A0520" w:rsidP="007D517A">
      <w:pPr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</w:rPr>
      </w:pPr>
      <w:r w:rsidRPr="00003547">
        <w:rPr>
          <w:rFonts w:ascii="Arial" w:hAnsi="Arial" w:cs="Arial"/>
        </w:rPr>
        <w:t xml:space="preserve">dolgoročno okrepiti institucionalno znanje in odpornost </w:t>
      </w:r>
      <w:del w:id="32" w:author="Nataša Pecman" w:date="2026-02-09T16:12:00Z">
        <w:r w:rsidRPr="00003547" w:rsidDel="00422C07">
          <w:rPr>
            <w:rFonts w:ascii="Arial" w:hAnsi="Arial" w:cs="Arial"/>
          </w:rPr>
          <w:delText>regulatorja</w:delText>
        </w:r>
      </w:del>
      <w:ins w:id="33" w:author="Nataša Pecman" w:date="2026-02-09T16:12:00Z">
        <w:r w:rsidR="00422C07" w:rsidRPr="00003547">
          <w:rPr>
            <w:rFonts w:ascii="Arial" w:hAnsi="Arial" w:cs="Arial"/>
          </w:rPr>
          <w:t>ATVP</w:t>
        </w:r>
      </w:ins>
      <w:r w:rsidRPr="00003547">
        <w:rPr>
          <w:rFonts w:ascii="Arial" w:hAnsi="Arial" w:cs="Arial"/>
        </w:rPr>
        <w:t>.</w:t>
      </w:r>
    </w:p>
    <w:p w14:paraId="131BB1F6" w14:textId="77777777" w:rsidR="00475A05" w:rsidRPr="00003547" w:rsidRDefault="00475A05" w:rsidP="007D517A">
      <w:pPr>
        <w:spacing w:after="0" w:line="276" w:lineRule="auto"/>
        <w:ind w:left="720"/>
        <w:jc w:val="both"/>
        <w:rPr>
          <w:rFonts w:ascii="Arial" w:hAnsi="Arial" w:cs="Arial"/>
        </w:rPr>
      </w:pPr>
    </w:p>
    <w:p w14:paraId="4118DDE3" w14:textId="77777777" w:rsidR="009A0520" w:rsidRPr="00003547" w:rsidRDefault="009A0520" w:rsidP="007D517A">
      <w:pPr>
        <w:spacing w:after="0" w:line="276" w:lineRule="auto"/>
        <w:jc w:val="both"/>
        <w:rPr>
          <w:rFonts w:ascii="Arial" w:hAnsi="Arial" w:cs="Arial"/>
          <w:b/>
          <w:bCs/>
        </w:rPr>
      </w:pPr>
      <w:r w:rsidRPr="00003547">
        <w:rPr>
          <w:rFonts w:ascii="Arial" w:hAnsi="Arial" w:cs="Arial"/>
          <w:b/>
          <w:bCs/>
        </w:rPr>
        <w:t>3. Temeljna izhodišča in meje uporabe</w:t>
      </w:r>
    </w:p>
    <w:p w14:paraId="7D20B950" w14:textId="77777777" w:rsidR="00475A05" w:rsidRPr="00003547" w:rsidRDefault="00475A05" w:rsidP="007D517A">
      <w:pPr>
        <w:spacing w:after="0" w:line="276" w:lineRule="auto"/>
        <w:jc w:val="both"/>
        <w:rPr>
          <w:rFonts w:ascii="Arial" w:hAnsi="Arial" w:cs="Arial"/>
        </w:rPr>
      </w:pPr>
    </w:p>
    <w:p w14:paraId="7205237B" w14:textId="057BE584" w:rsidR="009A0520" w:rsidRPr="00003547" w:rsidRDefault="009A0520" w:rsidP="007D517A">
      <w:pPr>
        <w:spacing w:after="0" w:line="276" w:lineRule="auto"/>
        <w:jc w:val="both"/>
        <w:rPr>
          <w:rFonts w:ascii="Arial" w:hAnsi="Arial" w:cs="Arial"/>
        </w:rPr>
      </w:pPr>
      <w:r w:rsidRPr="00003547">
        <w:rPr>
          <w:rFonts w:ascii="Arial" w:hAnsi="Arial" w:cs="Arial"/>
        </w:rPr>
        <w:t>Uporaba UI temelji na naslednjih izhodiščih:</w:t>
      </w:r>
    </w:p>
    <w:p w14:paraId="4A2F139A" w14:textId="2CB38F22" w:rsidR="009A0520" w:rsidRPr="00003547" w:rsidRDefault="00672D06" w:rsidP="007D517A">
      <w:pPr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ins w:id="34" w:author="Nataša Pecman" w:date="2026-02-09T15:52:00Z">
        <w:r w:rsidRPr="00003547">
          <w:rPr>
            <w:rFonts w:ascii="Arial" w:hAnsi="Arial" w:cs="Arial"/>
          </w:rPr>
          <w:t>č</w:t>
        </w:r>
      </w:ins>
      <w:del w:id="35" w:author="Nataša Pecman" w:date="2026-02-09T15:52:00Z">
        <w:r w:rsidR="009A0520" w:rsidRPr="00003547" w:rsidDel="00672D06">
          <w:rPr>
            <w:rFonts w:ascii="Arial" w:hAnsi="Arial" w:cs="Arial"/>
          </w:rPr>
          <w:delText>Č</w:delText>
        </w:r>
      </w:del>
      <w:r w:rsidR="009A0520" w:rsidRPr="00003547">
        <w:rPr>
          <w:rFonts w:ascii="Arial" w:hAnsi="Arial" w:cs="Arial"/>
        </w:rPr>
        <w:t>lovek ostaja odgovoren za odločitve</w:t>
      </w:r>
      <w:ins w:id="36" w:author="Nataša Pecman" w:date="2026-02-09T15:52:00Z">
        <w:r w:rsidRPr="00003547">
          <w:rPr>
            <w:rFonts w:ascii="Arial" w:hAnsi="Arial" w:cs="Arial"/>
          </w:rPr>
          <w:t>;</w:t>
        </w:r>
      </w:ins>
      <w:del w:id="37" w:author="Nataša Pecman" w:date="2026-02-09T15:52:00Z">
        <w:r w:rsidR="009A0520" w:rsidRPr="00003547" w:rsidDel="00672D06">
          <w:rPr>
            <w:rFonts w:ascii="Arial" w:hAnsi="Arial" w:cs="Arial"/>
          </w:rPr>
          <w:delText>.</w:delText>
        </w:r>
      </w:del>
    </w:p>
    <w:p w14:paraId="0B0FE6C5" w14:textId="33AF4A48" w:rsidR="009A0520" w:rsidRPr="00003547" w:rsidRDefault="009A0520" w:rsidP="007D517A">
      <w:pPr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003547">
        <w:rPr>
          <w:rFonts w:ascii="Arial" w:hAnsi="Arial" w:cs="Arial"/>
        </w:rPr>
        <w:t>UI je podporno analitično orodje</w:t>
      </w:r>
      <w:ins w:id="38" w:author="Nataša Pecman" w:date="2026-02-09T16:12:00Z">
        <w:r w:rsidR="00422C07" w:rsidRPr="00003547">
          <w:rPr>
            <w:rFonts w:ascii="Arial" w:hAnsi="Arial" w:cs="Arial"/>
          </w:rPr>
          <w:t xml:space="preserve"> in</w:t>
        </w:r>
      </w:ins>
      <w:del w:id="39" w:author="Nataša Pecman" w:date="2026-02-09T16:12:00Z">
        <w:r w:rsidRPr="00003547" w:rsidDel="00422C07">
          <w:rPr>
            <w:rFonts w:ascii="Arial" w:hAnsi="Arial" w:cs="Arial"/>
          </w:rPr>
          <w:delText>,</w:delText>
        </w:r>
      </w:del>
      <w:r w:rsidRPr="00003547">
        <w:rPr>
          <w:rFonts w:ascii="Arial" w:hAnsi="Arial" w:cs="Arial"/>
        </w:rPr>
        <w:t xml:space="preserve"> ne odločevalec</w:t>
      </w:r>
      <w:ins w:id="40" w:author="Nataša Pecman" w:date="2026-02-09T15:52:00Z">
        <w:r w:rsidR="00672D06" w:rsidRPr="00003547">
          <w:rPr>
            <w:rFonts w:ascii="Arial" w:hAnsi="Arial" w:cs="Arial"/>
          </w:rPr>
          <w:t>;</w:t>
        </w:r>
      </w:ins>
      <w:del w:id="41" w:author="Nataša Pecman" w:date="2026-02-09T15:52:00Z">
        <w:r w:rsidRPr="00003547" w:rsidDel="00672D06">
          <w:rPr>
            <w:rFonts w:ascii="Arial" w:hAnsi="Arial" w:cs="Arial"/>
          </w:rPr>
          <w:delText>.</w:delText>
        </w:r>
      </w:del>
    </w:p>
    <w:p w14:paraId="7C14D5A6" w14:textId="1E269C70" w:rsidR="009A0520" w:rsidRPr="00003547" w:rsidRDefault="009A0520" w:rsidP="007D517A">
      <w:pPr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003547">
        <w:rPr>
          <w:rFonts w:ascii="Arial" w:hAnsi="Arial" w:cs="Arial"/>
        </w:rPr>
        <w:t xml:space="preserve">UI je potrebno uporabljati odgovorno </w:t>
      </w:r>
      <w:ins w:id="42" w:author="Nataša Pecman" w:date="2026-02-09T15:52:00Z">
        <w:r w:rsidR="00672D06" w:rsidRPr="00003547">
          <w:rPr>
            <w:rFonts w:ascii="Arial" w:hAnsi="Arial" w:cs="Arial"/>
          </w:rPr>
          <w:t xml:space="preserve">in </w:t>
        </w:r>
      </w:ins>
      <w:del w:id="43" w:author="Nataša Pecman" w:date="2026-02-09T15:52:00Z">
        <w:r w:rsidRPr="00003547" w:rsidDel="00672D06">
          <w:rPr>
            <w:rFonts w:ascii="Arial" w:hAnsi="Arial" w:cs="Arial"/>
          </w:rPr>
          <w:delText xml:space="preserve">ter </w:delText>
        </w:r>
      </w:del>
      <w:r w:rsidRPr="00003547">
        <w:rPr>
          <w:rFonts w:ascii="Arial" w:hAnsi="Arial" w:cs="Arial"/>
        </w:rPr>
        <w:t>etično</w:t>
      </w:r>
      <w:ins w:id="44" w:author="Nataša Pecman" w:date="2026-02-09T15:52:00Z">
        <w:r w:rsidR="00672D06" w:rsidRPr="00003547">
          <w:rPr>
            <w:rFonts w:ascii="Arial" w:hAnsi="Arial" w:cs="Arial"/>
          </w:rPr>
          <w:t>;</w:t>
        </w:r>
      </w:ins>
      <w:del w:id="45" w:author="Nataša Pecman" w:date="2026-02-09T15:52:00Z">
        <w:r w:rsidRPr="00003547" w:rsidDel="00672D06">
          <w:rPr>
            <w:rFonts w:ascii="Arial" w:hAnsi="Arial" w:cs="Arial"/>
          </w:rPr>
          <w:delText>.</w:delText>
        </w:r>
      </w:del>
    </w:p>
    <w:p w14:paraId="46554973" w14:textId="2CA3ECA1" w:rsidR="009A0520" w:rsidRPr="00003547" w:rsidRDefault="00672D06" w:rsidP="007D517A">
      <w:pPr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ins w:id="46" w:author="Nataša Pecman" w:date="2026-02-09T15:52:00Z">
        <w:r w:rsidRPr="00003547">
          <w:rPr>
            <w:rFonts w:ascii="Arial" w:hAnsi="Arial" w:cs="Arial"/>
          </w:rPr>
          <w:t>v</w:t>
        </w:r>
      </w:ins>
      <w:del w:id="47" w:author="Nataša Pecman" w:date="2026-02-09T15:52:00Z">
        <w:r w:rsidR="009A0520" w:rsidRPr="00003547" w:rsidDel="00672D06">
          <w:rPr>
            <w:rFonts w:ascii="Arial" w:hAnsi="Arial" w:cs="Arial"/>
          </w:rPr>
          <w:delText>V</w:delText>
        </w:r>
      </w:del>
      <w:r w:rsidR="009A0520" w:rsidRPr="00003547">
        <w:rPr>
          <w:rFonts w:ascii="Arial" w:hAnsi="Arial" w:cs="Arial"/>
        </w:rPr>
        <w:t>arstvo podatkov in informacijska varnost imata prednost pred hitrostjo uvedbe in kratkoročno učinkovitostjo</w:t>
      </w:r>
      <w:ins w:id="48" w:author="Nataša Pecman" w:date="2026-02-09T15:52:00Z">
        <w:r w:rsidRPr="00003547">
          <w:rPr>
            <w:rFonts w:ascii="Arial" w:hAnsi="Arial" w:cs="Arial"/>
          </w:rPr>
          <w:t>;</w:t>
        </w:r>
      </w:ins>
      <w:del w:id="49" w:author="Nataša Pecman" w:date="2026-02-09T15:52:00Z">
        <w:r w:rsidR="009A0520" w:rsidRPr="00003547" w:rsidDel="00672D06">
          <w:rPr>
            <w:rFonts w:ascii="Arial" w:hAnsi="Arial" w:cs="Arial"/>
          </w:rPr>
          <w:delText>.</w:delText>
        </w:r>
      </w:del>
    </w:p>
    <w:p w14:paraId="50EF9C44" w14:textId="78414A6F" w:rsidR="009A0520" w:rsidRPr="00003547" w:rsidRDefault="00672D06" w:rsidP="007D517A">
      <w:pPr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ins w:id="50" w:author="Nataša Pecman" w:date="2026-02-09T15:52:00Z">
        <w:r w:rsidRPr="00003547">
          <w:rPr>
            <w:rFonts w:ascii="Arial" w:hAnsi="Arial" w:cs="Arial"/>
          </w:rPr>
          <w:t>u</w:t>
        </w:r>
      </w:ins>
      <w:del w:id="51" w:author="Nataša Pecman" w:date="2026-02-09T15:52:00Z">
        <w:r w:rsidR="009A0520" w:rsidRPr="00003547" w:rsidDel="00672D06">
          <w:rPr>
            <w:rFonts w:ascii="Arial" w:hAnsi="Arial" w:cs="Arial"/>
          </w:rPr>
          <w:delText>U</w:delText>
        </w:r>
      </w:del>
      <w:r w:rsidR="009A0520" w:rsidRPr="00003547">
        <w:rPr>
          <w:rFonts w:ascii="Arial" w:hAnsi="Arial" w:cs="Arial"/>
        </w:rPr>
        <w:t>poraba UI je omejena na jasno opredeljen namen</w:t>
      </w:r>
      <w:ins w:id="52" w:author="Nataša Pecman" w:date="2026-02-09T15:52:00Z">
        <w:r w:rsidRPr="00003547">
          <w:rPr>
            <w:rFonts w:ascii="Arial" w:hAnsi="Arial" w:cs="Arial"/>
          </w:rPr>
          <w:t>;</w:t>
        </w:r>
      </w:ins>
      <w:del w:id="53" w:author="Nataša Pecman" w:date="2026-02-09T15:52:00Z">
        <w:r w:rsidR="009A0520" w:rsidRPr="00003547" w:rsidDel="00672D06">
          <w:rPr>
            <w:rFonts w:ascii="Arial" w:hAnsi="Arial" w:cs="Arial"/>
          </w:rPr>
          <w:delText>.</w:delText>
        </w:r>
      </w:del>
    </w:p>
    <w:p w14:paraId="134AAE3A" w14:textId="48D47955" w:rsidR="009A0520" w:rsidRPr="00003547" w:rsidRDefault="00672D06" w:rsidP="007D517A">
      <w:pPr>
        <w:numPr>
          <w:ilvl w:val="0"/>
          <w:numId w:val="2"/>
        </w:numPr>
        <w:spacing w:after="0" w:line="276" w:lineRule="auto"/>
        <w:jc w:val="both"/>
        <w:rPr>
          <w:ins w:id="54" w:author="Nataša Pecman" w:date="2026-02-09T15:53:00Z"/>
          <w:rFonts w:ascii="Arial" w:hAnsi="Arial" w:cs="Arial"/>
        </w:rPr>
      </w:pPr>
      <w:ins w:id="55" w:author="Nataša Pecman" w:date="2026-02-09T15:53:00Z">
        <w:r w:rsidRPr="00003547">
          <w:rPr>
            <w:rFonts w:ascii="Arial" w:hAnsi="Arial" w:cs="Arial"/>
          </w:rPr>
          <w:t>r</w:t>
        </w:r>
      </w:ins>
      <w:del w:id="56" w:author="Nataša Pecman" w:date="2026-02-09T15:53:00Z">
        <w:r w:rsidR="009A0520" w:rsidRPr="00003547" w:rsidDel="00672D06">
          <w:rPr>
            <w:rFonts w:ascii="Arial" w:hAnsi="Arial" w:cs="Arial"/>
          </w:rPr>
          <w:delText>R</w:delText>
        </w:r>
      </w:del>
      <w:r w:rsidR="009A0520" w:rsidRPr="00003547">
        <w:rPr>
          <w:rFonts w:ascii="Arial" w:hAnsi="Arial" w:cs="Arial"/>
        </w:rPr>
        <w:t>azložljivost in sledljivost imata prednost pred kompleksnostjo.</w:t>
      </w:r>
    </w:p>
    <w:p w14:paraId="02BD0FDA" w14:textId="77777777" w:rsidR="00672D06" w:rsidRPr="00003547" w:rsidRDefault="00672D06" w:rsidP="007D517A">
      <w:pPr>
        <w:spacing w:after="0" w:line="276" w:lineRule="auto"/>
        <w:ind w:left="720"/>
        <w:jc w:val="both"/>
        <w:rPr>
          <w:rFonts w:ascii="Arial" w:hAnsi="Arial" w:cs="Arial"/>
        </w:rPr>
      </w:pPr>
    </w:p>
    <w:p w14:paraId="330AB286" w14:textId="14498CA6" w:rsidR="009A0520" w:rsidRPr="00003547" w:rsidRDefault="00672D06" w:rsidP="007D517A">
      <w:pPr>
        <w:spacing w:after="0" w:line="276" w:lineRule="auto"/>
        <w:jc w:val="both"/>
        <w:rPr>
          <w:rFonts w:ascii="Arial" w:hAnsi="Arial" w:cs="Arial"/>
        </w:rPr>
      </w:pPr>
      <w:ins w:id="57" w:author="Nataša Pecman" w:date="2026-02-09T15:53:00Z">
        <w:r w:rsidRPr="00003547">
          <w:rPr>
            <w:rFonts w:ascii="Arial" w:hAnsi="Arial" w:cs="Arial"/>
          </w:rPr>
          <w:lastRenderedPageBreak/>
          <w:t>U</w:t>
        </w:r>
      </w:ins>
      <w:del w:id="58" w:author="Nataša Pecman" w:date="2026-02-09T15:53:00Z">
        <w:r w:rsidR="009A0520" w:rsidRPr="00003547" w:rsidDel="00672D06">
          <w:rPr>
            <w:rFonts w:ascii="Arial" w:hAnsi="Arial" w:cs="Arial"/>
          </w:rPr>
          <w:delText>A</w:delText>
        </w:r>
      </w:del>
      <w:r w:rsidR="009A0520" w:rsidRPr="00003547">
        <w:rPr>
          <w:rFonts w:ascii="Arial" w:hAnsi="Arial" w:cs="Arial"/>
        </w:rPr>
        <w:t xml:space="preserve">I se ne </w:t>
      </w:r>
      <w:ins w:id="59" w:author="Nataša Pecman" w:date="2026-02-09T16:13:00Z">
        <w:r w:rsidR="00C963D5" w:rsidRPr="00003547">
          <w:rPr>
            <w:rFonts w:ascii="Arial" w:hAnsi="Arial" w:cs="Arial"/>
          </w:rPr>
          <w:t xml:space="preserve">bo </w:t>
        </w:r>
      </w:ins>
      <w:r w:rsidR="009A0520" w:rsidRPr="00003547">
        <w:rPr>
          <w:rFonts w:ascii="Arial" w:hAnsi="Arial" w:cs="Arial"/>
        </w:rPr>
        <w:t>uporablja</w:t>
      </w:r>
      <w:ins w:id="60" w:author="Nataša Pecman" w:date="2026-02-09T16:13:00Z">
        <w:r w:rsidR="00C963D5" w:rsidRPr="00003547">
          <w:rPr>
            <w:rFonts w:ascii="Arial" w:hAnsi="Arial" w:cs="Arial"/>
          </w:rPr>
          <w:t>la</w:t>
        </w:r>
      </w:ins>
      <w:r w:rsidR="009A0520" w:rsidRPr="00003547">
        <w:rPr>
          <w:rFonts w:ascii="Arial" w:hAnsi="Arial" w:cs="Arial"/>
        </w:rPr>
        <w:t xml:space="preserve"> za:</w:t>
      </w:r>
    </w:p>
    <w:p w14:paraId="3C6F9526" w14:textId="61BAD6C2" w:rsidR="009A0520" w:rsidRPr="00003547" w:rsidRDefault="009A0520" w:rsidP="007D517A">
      <w:pPr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</w:rPr>
      </w:pPr>
      <w:r w:rsidRPr="00003547">
        <w:rPr>
          <w:rFonts w:ascii="Arial" w:hAnsi="Arial" w:cs="Arial"/>
        </w:rPr>
        <w:t>avtomatizirano odločanje</w:t>
      </w:r>
      <w:ins w:id="61" w:author="Nataša Pecman" w:date="2026-02-09T15:53:00Z">
        <w:r w:rsidR="00672D06" w:rsidRPr="00003547">
          <w:rPr>
            <w:rFonts w:ascii="Arial" w:hAnsi="Arial" w:cs="Arial"/>
          </w:rPr>
          <w:t>;</w:t>
        </w:r>
      </w:ins>
      <w:del w:id="62" w:author="Nataša Pecman" w:date="2026-02-09T15:53:00Z">
        <w:r w:rsidRPr="00003547" w:rsidDel="00672D06">
          <w:rPr>
            <w:rFonts w:ascii="Arial" w:hAnsi="Arial" w:cs="Arial"/>
          </w:rPr>
          <w:delText>,</w:delText>
        </w:r>
      </w:del>
    </w:p>
    <w:p w14:paraId="1FB99DCF" w14:textId="4274D0F3" w:rsidR="009A0520" w:rsidRPr="00003547" w:rsidRDefault="009A0520" w:rsidP="007D517A">
      <w:pPr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</w:rPr>
      </w:pPr>
      <w:r w:rsidRPr="00003547">
        <w:rPr>
          <w:rFonts w:ascii="Arial" w:hAnsi="Arial" w:cs="Arial"/>
        </w:rPr>
        <w:t>izrekanje ukrepov ali sankcij brez človeške presoje</w:t>
      </w:r>
      <w:ins w:id="63" w:author="Nataša Pecman" w:date="2026-02-09T15:53:00Z">
        <w:r w:rsidR="00672D06" w:rsidRPr="00003547">
          <w:rPr>
            <w:rFonts w:ascii="Arial" w:hAnsi="Arial" w:cs="Arial"/>
          </w:rPr>
          <w:t>;</w:t>
        </w:r>
      </w:ins>
      <w:del w:id="64" w:author="Nataša Pecman" w:date="2026-02-09T15:53:00Z">
        <w:r w:rsidRPr="00003547" w:rsidDel="00672D06">
          <w:rPr>
            <w:rFonts w:ascii="Arial" w:hAnsi="Arial" w:cs="Arial"/>
          </w:rPr>
          <w:delText>,</w:delText>
        </w:r>
      </w:del>
    </w:p>
    <w:p w14:paraId="2EE7E139" w14:textId="77777777" w:rsidR="009A0520" w:rsidRPr="00003547" w:rsidRDefault="009A0520" w:rsidP="007D517A">
      <w:pPr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</w:rPr>
      </w:pPr>
      <w:r w:rsidRPr="00003547">
        <w:rPr>
          <w:rFonts w:ascii="Arial" w:hAnsi="Arial" w:cs="Arial"/>
        </w:rPr>
        <w:t xml:space="preserve">uporabo </w:t>
      </w:r>
      <w:r w:rsidRPr="00003547">
        <w:rPr>
          <w:rFonts w:ascii="Arial" w:hAnsi="Arial" w:cs="Arial"/>
          <w:highlight w:val="yellow"/>
        </w:rPr>
        <w:t xml:space="preserve">internih ali zaupnih podatkov v nenadzorovanih ali javnih UI </w:t>
      </w:r>
      <w:commentRangeStart w:id="65"/>
      <w:r w:rsidRPr="00003547">
        <w:rPr>
          <w:rFonts w:ascii="Arial" w:hAnsi="Arial" w:cs="Arial"/>
          <w:highlight w:val="yellow"/>
        </w:rPr>
        <w:t>storitvah</w:t>
      </w:r>
      <w:commentRangeEnd w:id="65"/>
      <w:r w:rsidR="00117508">
        <w:rPr>
          <w:rStyle w:val="CommentReference"/>
        </w:rPr>
        <w:commentReference w:id="65"/>
      </w:r>
      <w:r w:rsidRPr="00003547">
        <w:rPr>
          <w:rFonts w:ascii="Arial" w:hAnsi="Arial" w:cs="Arial"/>
        </w:rPr>
        <w:t>.</w:t>
      </w:r>
    </w:p>
    <w:p w14:paraId="172A4A96" w14:textId="77777777" w:rsidR="00475A05" w:rsidRPr="00003547" w:rsidRDefault="00475A05" w:rsidP="007D517A">
      <w:pPr>
        <w:spacing w:after="0" w:line="276" w:lineRule="auto"/>
        <w:jc w:val="both"/>
        <w:rPr>
          <w:ins w:id="66" w:author="Nataša Pecman" w:date="2026-02-09T15:53:00Z"/>
          <w:rFonts w:ascii="Arial" w:hAnsi="Arial" w:cs="Arial"/>
          <w:b/>
          <w:bCs/>
        </w:rPr>
      </w:pPr>
    </w:p>
    <w:p w14:paraId="10B80514" w14:textId="161FFF63" w:rsidR="009A0520" w:rsidRPr="00003547" w:rsidRDefault="009A0520" w:rsidP="007D517A">
      <w:pPr>
        <w:spacing w:after="0" w:line="276" w:lineRule="auto"/>
        <w:jc w:val="both"/>
        <w:rPr>
          <w:rFonts w:ascii="Arial" w:hAnsi="Arial" w:cs="Arial"/>
          <w:b/>
          <w:bCs/>
        </w:rPr>
      </w:pPr>
      <w:r w:rsidRPr="00003547">
        <w:rPr>
          <w:rFonts w:ascii="Arial" w:hAnsi="Arial" w:cs="Arial"/>
          <w:b/>
          <w:bCs/>
        </w:rPr>
        <w:t>4</w:t>
      </w:r>
      <w:r w:rsidRPr="00003547">
        <w:rPr>
          <w:rFonts w:ascii="Arial" w:hAnsi="Arial" w:cs="Arial"/>
          <w:b/>
          <w:bCs/>
        </w:rPr>
        <w:t>. Regulativni okvir</w:t>
      </w:r>
    </w:p>
    <w:p w14:paraId="52C1BD9F" w14:textId="77777777" w:rsidR="00475A05" w:rsidRPr="00003547" w:rsidRDefault="00475A05" w:rsidP="007D517A">
      <w:pPr>
        <w:spacing w:after="0" w:line="276" w:lineRule="auto"/>
        <w:jc w:val="both"/>
        <w:rPr>
          <w:rFonts w:ascii="Arial" w:hAnsi="Arial" w:cs="Arial"/>
        </w:rPr>
      </w:pPr>
    </w:p>
    <w:p w14:paraId="7EA77AAC" w14:textId="1B72E578" w:rsidR="009A0520" w:rsidRPr="00003547" w:rsidRDefault="009A0520" w:rsidP="007D517A">
      <w:pPr>
        <w:spacing w:after="0" w:line="276" w:lineRule="auto"/>
        <w:jc w:val="both"/>
        <w:rPr>
          <w:rFonts w:ascii="Arial" w:hAnsi="Arial" w:cs="Arial"/>
        </w:rPr>
      </w:pPr>
      <w:r w:rsidRPr="00003547">
        <w:rPr>
          <w:rFonts w:ascii="Arial" w:hAnsi="Arial" w:cs="Arial"/>
        </w:rPr>
        <w:t xml:space="preserve">Uporaba UI bo skladna z veljavno zakonodajo, zlasti </w:t>
      </w:r>
      <w:ins w:id="67" w:author="Nataša Pecman" w:date="2026-02-09T16:01:00Z">
        <w:r w:rsidR="008026E0" w:rsidRPr="00003547">
          <w:rPr>
            <w:rFonts w:ascii="Arial" w:hAnsi="Arial" w:cs="Arial"/>
          </w:rPr>
          <w:t>s</w:t>
        </w:r>
      </w:ins>
      <w:del w:id="68" w:author="Nataša Pecman" w:date="2026-02-09T16:01:00Z">
        <w:r w:rsidRPr="00003547" w:rsidDel="008026E0">
          <w:rPr>
            <w:rFonts w:ascii="Arial" w:hAnsi="Arial" w:cs="Arial"/>
          </w:rPr>
          <w:delText>z</w:delText>
        </w:r>
      </w:del>
      <w:r w:rsidRPr="00003547">
        <w:rPr>
          <w:rFonts w:ascii="Arial" w:hAnsi="Arial" w:cs="Arial"/>
        </w:rPr>
        <w:t>:</w:t>
      </w:r>
    </w:p>
    <w:p w14:paraId="7A1A1157" w14:textId="1E33CFE2" w:rsidR="009A0520" w:rsidRPr="00003547" w:rsidRDefault="009A0520" w:rsidP="007D517A">
      <w:pPr>
        <w:numPr>
          <w:ilvl w:val="0"/>
          <w:numId w:val="5"/>
        </w:numPr>
        <w:spacing w:after="0" w:line="276" w:lineRule="auto"/>
        <w:jc w:val="both"/>
        <w:rPr>
          <w:rFonts w:ascii="Arial" w:hAnsi="Arial" w:cs="Arial"/>
        </w:rPr>
      </w:pPr>
      <w:r w:rsidRPr="00003547">
        <w:rPr>
          <w:rFonts w:ascii="Arial" w:hAnsi="Arial" w:cs="Arial"/>
        </w:rPr>
        <w:t>Splošno uredbo o varstvu podatkov (GDPR)</w:t>
      </w:r>
      <w:ins w:id="69" w:author="Nataša Pecman" w:date="2026-02-09T16:01:00Z">
        <w:r w:rsidR="008026E0" w:rsidRPr="00003547">
          <w:rPr>
            <w:rFonts w:ascii="Arial" w:hAnsi="Arial" w:cs="Arial"/>
          </w:rPr>
          <w:t xml:space="preserve"> in</w:t>
        </w:r>
      </w:ins>
      <w:del w:id="70" w:author="Nataša Pecman" w:date="2026-02-09T16:01:00Z">
        <w:r w:rsidRPr="00003547" w:rsidDel="008026E0">
          <w:rPr>
            <w:rFonts w:ascii="Arial" w:hAnsi="Arial" w:cs="Arial"/>
          </w:rPr>
          <w:delText>,</w:delText>
        </w:r>
      </w:del>
    </w:p>
    <w:p w14:paraId="5518365B" w14:textId="77777777" w:rsidR="009A0520" w:rsidRPr="00003547" w:rsidRDefault="009A0520" w:rsidP="007D517A">
      <w:pPr>
        <w:numPr>
          <w:ilvl w:val="0"/>
          <w:numId w:val="5"/>
        </w:numPr>
        <w:spacing w:after="0" w:line="276" w:lineRule="auto"/>
        <w:jc w:val="both"/>
        <w:rPr>
          <w:ins w:id="71" w:author="Nataša Pecman" w:date="2026-02-09T15:55:00Z"/>
          <w:rFonts w:ascii="Arial" w:hAnsi="Arial" w:cs="Arial"/>
        </w:rPr>
      </w:pPr>
      <w:r w:rsidRPr="00003547">
        <w:rPr>
          <w:rFonts w:ascii="Arial" w:hAnsi="Arial" w:cs="Arial"/>
        </w:rPr>
        <w:t>Aktom o umetni inteligenci (EU AI Act).</w:t>
      </w:r>
    </w:p>
    <w:p w14:paraId="4713DD10" w14:textId="77777777" w:rsidR="00534EE8" w:rsidRPr="00003547" w:rsidRDefault="00534EE8" w:rsidP="007D517A">
      <w:pPr>
        <w:spacing w:after="0" w:line="276" w:lineRule="auto"/>
        <w:ind w:left="720"/>
        <w:jc w:val="both"/>
        <w:rPr>
          <w:rFonts w:ascii="Arial" w:hAnsi="Arial" w:cs="Arial"/>
        </w:rPr>
      </w:pPr>
    </w:p>
    <w:p w14:paraId="1CEA35B9" w14:textId="2C8B0709" w:rsidR="009A0520" w:rsidRPr="00003547" w:rsidRDefault="009A0520" w:rsidP="007D517A">
      <w:pPr>
        <w:spacing w:after="0" w:line="276" w:lineRule="auto"/>
        <w:jc w:val="both"/>
        <w:rPr>
          <w:ins w:id="72" w:author="Nataša Pecman" w:date="2026-02-09T15:55:00Z"/>
          <w:rFonts w:ascii="Arial" w:hAnsi="Arial" w:cs="Arial"/>
        </w:rPr>
      </w:pPr>
      <w:r w:rsidRPr="00003547">
        <w:rPr>
          <w:rFonts w:ascii="Arial" w:hAnsi="Arial" w:cs="Arial"/>
        </w:rPr>
        <w:t xml:space="preserve">Pri razlagi in uporabi zahtev se organizacija opira </w:t>
      </w:r>
      <w:ins w:id="73" w:author="Nataša Pecman" w:date="2026-02-09T16:02:00Z">
        <w:r w:rsidR="00502530" w:rsidRPr="00003547">
          <w:rPr>
            <w:rFonts w:ascii="Arial" w:hAnsi="Arial" w:cs="Arial"/>
          </w:rPr>
          <w:t xml:space="preserve">tudi </w:t>
        </w:r>
      </w:ins>
      <w:r w:rsidRPr="00003547">
        <w:rPr>
          <w:rFonts w:ascii="Arial" w:hAnsi="Arial" w:cs="Arial"/>
        </w:rPr>
        <w:t>na smernice ESMA in prakse drugih regulatorjev.</w:t>
      </w:r>
    </w:p>
    <w:p w14:paraId="508BB6B4" w14:textId="77777777" w:rsidR="00534EE8" w:rsidRPr="00003547" w:rsidRDefault="00534EE8" w:rsidP="007D517A">
      <w:pPr>
        <w:spacing w:after="0" w:line="276" w:lineRule="auto"/>
        <w:jc w:val="both"/>
        <w:rPr>
          <w:rFonts w:ascii="Arial" w:hAnsi="Arial" w:cs="Arial"/>
        </w:rPr>
      </w:pPr>
    </w:p>
    <w:p w14:paraId="601BCCED" w14:textId="77777777" w:rsidR="009A0520" w:rsidRPr="00003547" w:rsidRDefault="009A0520" w:rsidP="007D517A">
      <w:pPr>
        <w:spacing w:after="0" w:line="276" w:lineRule="auto"/>
        <w:jc w:val="both"/>
        <w:rPr>
          <w:ins w:id="74" w:author="Nataša Pecman" w:date="2026-02-09T15:55:00Z"/>
          <w:rFonts w:ascii="Arial" w:hAnsi="Arial" w:cs="Arial"/>
          <w:b/>
          <w:bCs/>
        </w:rPr>
      </w:pPr>
      <w:r w:rsidRPr="00003547">
        <w:rPr>
          <w:rFonts w:ascii="Arial" w:hAnsi="Arial" w:cs="Arial"/>
          <w:b/>
          <w:bCs/>
        </w:rPr>
        <w:t>5. Pristop pri uvajanju UI</w:t>
      </w:r>
    </w:p>
    <w:p w14:paraId="6792C3E6" w14:textId="77777777" w:rsidR="00534EE8" w:rsidRPr="00003547" w:rsidRDefault="00534EE8" w:rsidP="007D517A">
      <w:pPr>
        <w:spacing w:after="0" w:line="276" w:lineRule="auto"/>
        <w:jc w:val="both"/>
        <w:rPr>
          <w:rFonts w:ascii="Arial" w:hAnsi="Arial" w:cs="Arial"/>
          <w:b/>
          <w:bCs/>
        </w:rPr>
      </w:pPr>
    </w:p>
    <w:p w14:paraId="25918E52" w14:textId="77777777" w:rsidR="009A0520" w:rsidRPr="00003547" w:rsidRDefault="009A0520" w:rsidP="007D517A">
      <w:pPr>
        <w:spacing w:after="0" w:line="276" w:lineRule="auto"/>
        <w:jc w:val="both"/>
        <w:rPr>
          <w:ins w:id="75" w:author="Nataša Pecman" w:date="2026-02-09T16:18:00Z"/>
          <w:rFonts w:ascii="Arial" w:hAnsi="Arial" w:cs="Arial"/>
        </w:rPr>
      </w:pPr>
      <w:r w:rsidRPr="00003547">
        <w:rPr>
          <w:rFonts w:ascii="Arial" w:hAnsi="Arial" w:cs="Arial"/>
        </w:rPr>
        <w:t xml:space="preserve">Uvajanje UI bo postopno in previdno. </w:t>
      </w:r>
      <w:r w:rsidRPr="00003547">
        <w:rPr>
          <w:rFonts w:ascii="Arial" w:hAnsi="Arial" w:cs="Arial"/>
        </w:rPr>
        <w:t>Pri uvajanju UI se bo ATVP zgledovala po izkušnjah in dobrih praksah drugih regulatorjev doma in v tujini ter upoštevala strateške usmeritve in priporočila ESMA, ob doslednem spoštovanju lastnega mandata in odgovornosti.</w:t>
      </w:r>
    </w:p>
    <w:p w14:paraId="1967CFCB" w14:textId="77777777" w:rsidR="00CE1F0C" w:rsidRPr="00003547" w:rsidRDefault="00CE1F0C" w:rsidP="007D517A">
      <w:pPr>
        <w:spacing w:after="0" w:line="276" w:lineRule="auto"/>
        <w:jc w:val="both"/>
        <w:rPr>
          <w:rFonts w:ascii="Arial" w:hAnsi="Arial" w:cs="Arial"/>
        </w:rPr>
      </w:pPr>
    </w:p>
    <w:p w14:paraId="5C0D9AAE" w14:textId="564BAF39" w:rsidR="009A0520" w:rsidRPr="00003547" w:rsidRDefault="009A0520" w:rsidP="007D517A">
      <w:pPr>
        <w:spacing w:after="0" w:line="276" w:lineRule="auto"/>
        <w:jc w:val="both"/>
        <w:rPr>
          <w:ins w:id="76" w:author="Nataša Pecman" w:date="2026-02-09T16:19:00Z"/>
          <w:rFonts w:ascii="Arial" w:hAnsi="Arial" w:cs="Arial"/>
        </w:rPr>
      </w:pPr>
      <w:r w:rsidRPr="00003547">
        <w:rPr>
          <w:rFonts w:ascii="Arial" w:hAnsi="Arial" w:cs="Arial"/>
        </w:rPr>
        <w:t xml:space="preserve">ATVP bo </w:t>
      </w:r>
      <w:ins w:id="77" w:author="Nataša Pecman" w:date="2026-02-09T16:18:00Z">
        <w:r w:rsidR="00CE1F0C" w:rsidRPr="00003547">
          <w:rPr>
            <w:rFonts w:ascii="Arial" w:hAnsi="Arial" w:cs="Arial"/>
          </w:rPr>
          <w:t xml:space="preserve">UI </w:t>
        </w:r>
        <w:r w:rsidR="00CE1F0C" w:rsidRPr="00003547">
          <w:rPr>
            <w:rFonts w:ascii="Arial" w:hAnsi="Arial" w:cs="Arial"/>
          </w:rPr>
          <w:t xml:space="preserve">uvedla </w:t>
        </w:r>
      </w:ins>
      <w:r w:rsidRPr="00003547">
        <w:rPr>
          <w:rFonts w:ascii="Arial" w:hAnsi="Arial" w:cs="Arial"/>
        </w:rPr>
        <w:t xml:space="preserve">najprej </w:t>
      </w:r>
      <w:ins w:id="78" w:author="Nataša Pecman" w:date="2026-02-09T16:19:00Z">
        <w:r w:rsidR="00CE1F0C" w:rsidRPr="00003547">
          <w:rPr>
            <w:rFonts w:ascii="Arial" w:hAnsi="Arial" w:cs="Arial"/>
          </w:rPr>
          <w:t>na področjih</w:t>
        </w:r>
      </w:ins>
      <w:del w:id="79" w:author="Nataša Pecman" w:date="2026-02-09T16:18:00Z">
        <w:r w:rsidRPr="00003547" w:rsidDel="00CE1F0C">
          <w:rPr>
            <w:rFonts w:ascii="Arial" w:hAnsi="Arial" w:cs="Arial"/>
          </w:rPr>
          <w:delText>uvedla U</w:delText>
        </w:r>
      </w:del>
      <w:del w:id="80" w:author="Nataša Pecman" w:date="2026-02-09T16:19:00Z">
        <w:r w:rsidRPr="00003547" w:rsidDel="00CE1F0C">
          <w:rPr>
            <w:rFonts w:ascii="Arial" w:hAnsi="Arial" w:cs="Arial"/>
          </w:rPr>
          <w:delText>I tam</w:delText>
        </w:r>
      </w:del>
      <w:r w:rsidRPr="00003547">
        <w:rPr>
          <w:rFonts w:ascii="Arial" w:hAnsi="Arial" w:cs="Arial"/>
        </w:rPr>
        <w:t>, kjer je ob strogih pogojih varstva podatkov mogoče doseči največji učinek podpore delu. Varnost in nadzor nad podatki sta oblikovalsko izhodišče vsake rešitve</w:t>
      </w:r>
      <w:ins w:id="81" w:author="Nataša Pecman" w:date="2026-02-09T16:19:00Z">
        <w:r w:rsidR="002D1D37" w:rsidRPr="00003547">
          <w:rPr>
            <w:rFonts w:ascii="Arial" w:hAnsi="Arial" w:cs="Arial"/>
          </w:rPr>
          <w:t xml:space="preserve"> in </w:t>
        </w:r>
      </w:ins>
      <w:del w:id="82" w:author="Nataša Pecman" w:date="2026-02-09T16:19:00Z">
        <w:r w:rsidRPr="00003547" w:rsidDel="002D1D37">
          <w:rPr>
            <w:rFonts w:ascii="Arial" w:hAnsi="Arial" w:cs="Arial"/>
          </w:rPr>
          <w:delText xml:space="preserve">, </w:delText>
        </w:r>
      </w:del>
      <w:r w:rsidRPr="00003547">
        <w:rPr>
          <w:rFonts w:ascii="Arial" w:hAnsi="Arial" w:cs="Arial"/>
        </w:rPr>
        <w:t>ne naknadna zahteva.</w:t>
      </w:r>
    </w:p>
    <w:p w14:paraId="498E41B6" w14:textId="77777777" w:rsidR="002D1D37" w:rsidRPr="00003547" w:rsidRDefault="002D1D37" w:rsidP="007D517A">
      <w:pPr>
        <w:spacing w:after="0" w:line="276" w:lineRule="auto"/>
        <w:jc w:val="both"/>
        <w:rPr>
          <w:rFonts w:ascii="Arial" w:hAnsi="Arial" w:cs="Arial"/>
        </w:rPr>
      </w:pPr>
    </w:p>
    <w:p w14:paraId="10F3FC93" w14:textId="77777777" w:rsidR="009A0520" w:rsidRPr="00003547" w:rsidRDefault="009A0520" w:rsidP="007D517A">
      <w:pPr>
        <w:spacing w:after="0" w:line="276" w:lineRule="auto"/>
        <w:jc w:val="both"/>
        <w:rPr>
          <w:ins w:id="83" w:author="Nataša Pecman" w:date="2026-02-09T16:20:00Z"/>
          <w:rFonts w:ascii="Arial" w:hAnsi="Arial" w:cs="Arial"/>
        </w:rPr>
      </w:pPr>
      <w:r w:rsidRPr="00003547">
        <w:rPr>
          <w:rFonts w:ascii="Arial" w:hAnsi="Arial" w:cs="Arial"/>
        </w:rPr>
        <w:t>Cilj je podpora UI pri delu s podatki s stopnjo zaupnosti javno in interno. Obdelava zaupnih podatkov z UI ni dovoljena.</w:t>
      </w:r>
    </w:p>
    <w:p w14:paraId="47E7571F" w14:textId="77777777" w:rsidR="00003547" w:rsidRPr="00003547" w:rsidRDefault="00003547" w:rsidP="007D517A">
      <w:pPr>
        <w:spacing w:after="0" w:line="276" w:lineRule="auto"/>
        <w:jc w:val="both"/>
        <w:rPr>
          <w:rFonts w:ascii="Arial" w:hAnsi="Arial" w:cs="Arial"/>
        </w:rPr>
      </w:pPr>
    </w:p>
    <w:p w14:paraId="7B2D5470" w14:textId="77777777" w:rsidR="009A0520" w:rsidRPr="00003547" w:rsidRDefault="009A0520" w:rsidP="007D517A">
      <w:pPr>
        <w:spacing w:after="0" w:line="276" w:lineRule="auto"/>
        <w:jc w:val="both"/>
        <w:rPr>
          <w:rFonts w:ascii="Arial" w:hAnsi="Arial" w:cs="Arial"/>
        </w:rPr>
      </w:pPr>
      <w:r w:rsidRPr="00003547">
        <w:rPr>
          <w:rFonts w:ascii="Arial" w:hAnsi="Arial" w:cs="Arial"/>
        </w:rPr>
        <w:t>Tehnološki pristop temelji na načelu najmanjših potrebnih podatkov ter vnaprejšnji klasifikaciji podatkov in primerov uporabe:</w:t>
      </w:r>
    </w:p>
    <w:p w14:paraId="150D4001" w14:textId="77777777" w:rsidR="009A0520" w:rsidRPr="00003547" w:rsidRDefault="009A0520" w:rsidP="007D517A">
      <w:pPr>
        <w:numPr>
          <w:ilvl w:val="0"/>
          <w:numId w:val="4"/>
        </w:numPr>
        <w:tabs>
          <w:tab w:val="clear" w:pos="720"/>
        </w:tabs>
        <w:spacing w:after="0" w:line="276" w:lineRule="auto"/>
        <w:jc w:val="both"/>
        <w:rPr>
          <w:rFonts w:ascii="Arial" w:hAnsi="Arial" w:cs="Arial"/>
        </w:rPr>
      </w:pPr>
      <w:r w:rsidRPr="00003547">
        <w:rPr>
          <w:rFonts w:ascii="Arial" w:hAnsi="Arial" w:cs="Arial"/>
        </w:rPr>
        <w:t>oblačna storitev UI (podatki in LLM v oblaku) se uporablja za:</w:t>
      </w:r>
    </w:p>
    <w:p w14:paraId="385D2ED2" w14:textId="77777777" w:rsidR="009A0520" w:rsidRPr="00003547" w:rsidRDefault="009A0520" w:rsidP="007D517A">
      <w:pPr>
        <w:numPr>
          <w:ilvl w:val="1"/>
          <w:numId w:val="8"/>
        </w:numPr>
        <w:spacing w:after="0" w:line="276" w:lineRule="auto"/>
        <w:jc w:val="both"/>
        <w:rPr>
          <w:rFonts w:ascii="Arial" w:hAnsi="Arial" w:cs="Arial"/>
        </w:rPr>
      </w:pPr>
      <w:r w:rsidRPr="00003547">
        <w:rPr>
          <w:rFonts w:ascii="Arial" w:hAnsi="Arial" w:cs="Arial"/>
        </w:rPr>
        <w:t>javno dostopne podatke in</w:t>
      </w:r>
    </w:p>
    <w:p w14:paraId="69D9FA90" w14:textId="017B786E" w:rsidR="009A0520" w:rsidRPr="00003547" w:rsidRDefault="009A0520" w:rsidP="007D517A">
      <w:pPr>
        <w:numPr>
          <w:ilvl w:val="1"/>
          <w:numId w:val="8"/>
        </w:numPr>
        <w:spacing w:after="0" w:line="276" w:lineRule="auto"/>
        <w:jc w:val="both"/>
        <w:rPr>
          <w:rFonts w:ascii="Arial" w:hAnsi="Arial" w:cs="Arial"/>
        </w:rPr>
      </w:pPr>
      <w:r w:rsidRPr="00003547">
        <w:rPr>
          <w:rFonts w:ascii="Arial" w:hAnsi="Arial" w:cs="Arial"/>
        </w:rPr>
        <w:t>interne podatke pod pogojem predhodne formalne odobritve ter dokazljiv</w:t>
      </w:r>
      <w:ins w:id="84" w:author="Nataša Pecman" w:date="2026-02-09T16:27:00Z">
        <w:r w:rsidR="002F4FCD">
          <w:rPr>
            <w:rFonts w:ascii="Arial" w:hAnsi="Arial" w:cs="Arial"/>
          </w:rPr>
          <w:t xml:space="preserve">ega </w:t>
        </w:r>
      </w:ins>
      <w:del w:id="85" w:author="Nataša Pecman" w:date="2026-02-09T16:27:00Z">
        <w:r w:rsidRPr="00003547" w:rsidDel="002F4FCD">
          <w:rPr>
            <w:rFonts w:ascii="Arial" w:hAnsi="Arial" w:cs="Arial"/>
          </w:rPr>
          <w:delText xml:space="preserve">o </w:delText>
        </w:r>
      </w:del>
      <w:r w:rsidRPr="00003547">
        <w:rPr>
          <w:rFonts w:ascii="Arial" w:hAnsi="Arial" w:cs="Arial"/>
        </w:rPr>
        <w:t>izpolnje</w:t>
      </w:r>
      <w:ins w:id="86" w:author="Nataša Pecman" w:date="2026-02-09T16:27:00Z">
        <w:r w:rsidR="002F4FCD">
          <w:rPr>
            <w:rFonts w:ascii="Arial" w:hAnsi="Arial" w:cs="Arial"/>
          </w:rPr>
          <w:t>v</w:t>
        </w:r>
      </w:ins>
      <w:del w:id="87" w:author="Nataša Pecman" w:date="2026-02-09T16:27:00Z">
        <w:r w:rsidRPr="00003547" w:rsidDel="002F4FCD">
          <w:rPr>
            <w:rFonts w:ascii="Arial" w:hAnsi="Arial" w:cs="Arial"/>
          </w:rPr>
          <w:delText>n</w:delText>
        </w:r>
      </w:del>
      <w:ins w:id="88" w:author="Nataša Pecman" w:date="2026-02-09T16:27:00Z">
        <w:r w:rsidR="002F4FCD">
          <w:rPr>
            <w:rFonts w:ascii="Arial" w:hAnsi="Arial" w:cs="Arial"/>
          </w:rPr>
          <w:t xml:space="preserve">anja </w:t>
        </w:r>
      </w:ins>
      <w:del w:id="89" w:author="Nataša Pecman" w:date="2026-02-09T16:27:00Z">
        <w:r w:rsidRPr="00003547" w:rsidDel="002F4FCD">
          <w:rPr>
            <w:rFonts w:ascii="Arial" w:hAnsi="Arial" w:cs="Arial"/>
          </w:rPr>
          <w:delText xml:space="preserve">ih </w:delText>
        </w:r>
      </w:del>
      <w:r w:rsidRPr="00003547">
        <w:rPr>
          <w:rFonts w:ascii="Arial" w:hAnsi="Arial" w:cs="Arial"/>
        </w:rPr>
        <w:t>dodatnih pogojev (anonimiziranje, šifriranje)</w:t>
      </w:r>
      <w:ins w:id="90" w:author="Nataša Pecman" w:date="2026-02-09T16:34:00Z">
        <w:r w:rsidR="00F95A9E">
          <w:rPr>
            <w:rFonts w:ascii="Arial" w:hAnsi="Arial" w:cs="Arial"/>
          </w:rPr>
          <w:t>;</w:t>
        </w:r>
      </w:ins>
      <w:del w:id="91" w:author="Nataša Pecman" w:date="2026-02-09T16:34:00Z">
        <w:r w:rsidRPr="00003547" w:rsidDel="00F95A9E">
          <w:rPr>
            <w:rFonts w:ascii="Arial" w:hAnsi="Arial" w:cs="Arial"/>
          </w:rPr>
          <w:delText>.</w:delText>
        </w:r>
      </w:del>
    </w:p>
    <w:p w14:paraId="6A6E6311" w14:textId="77777777" w:rsidR="009A0520" w:rsidRPr="00003547" w:rsidRDefault="009A0520" w:rsidP="007D517A">
      <w:pPr>
        <w:numPr>
          <w:ilvl w:val="0"/>
          <w:numId w:val="4"/>
        </w:numPr>
        <w:tabs>
          <w:tab w:val="clear" w:pos="720"/>
        </w:tabs>
        <w:spacing w:after="0" w:line="276" w:lineRule="auto"/>
        <w:jc w:val="both"/>
        <w:rPr>
          <w:rFonts w:ascii="Arial" w:hAnsi="Arial" w:cs="Arial"/>
        </w:rPr>
      </w:pPr>
      <w:r w:rsidRPr="00003547">
        <w:rPr>
          <w:rFonts w:ascii="Arial" w:hAnsi="Arial" w:cs="Arial"/>
        </w:rPr>
        <w:t>hibridna storitev UI (podatki lokalno na strežnikih ATVP in LLM v oblaku) se uporablja za interne podatke.</w:t>
      </w:r>
    </w:p>
    <w:p w14:paraId="3E30EB5D" w14:textId="77777777" w:rsidR="00003547" w:rsidRPr="00003547" w:rsidRDefault="00003547" w:rsidP="007D517A">
      <w:pPr>
        <w:spacing w:after="0" w:line="276" w:lineRule="auto"/>
        <w:jc w:val="both"/>
        <w:rPr>
          <w:ins w:id="92" w:author="Nataša Pecman" w:date="2026-02-09T16:20:00Z"/>
          <w:rFonts w:ascii="Arial" w:hAnsi="Arial" w:cs="Arial"/>
        </w:rPr>
      </w:pPr>
    </w:p>
    <w:p w14:paraId="27DB6D93" w14:textId="70D95DDA" w:rsidR="009A0520" w:rsidRPr="00003547" w:rsidRDefault="009A0520" w:rsidP="007D517A">
      <w:pPr>
        <w:spacing w:after="0" w:line="276" w:lineRule="auto"/>
        <w:jc w:val="both"/>
        <w:rPr>
          <w:rFonts w:ascii="Arial" w:hAnsi="Arial" w:cs="Arial"/>
        </w:rPr>
      </w:pPr>
      <w:r w:rsidRPr="00003547">
        <w:rPr>
          <w:rFonts w:ascii="Arial" w:hAnsi="Arial" w:cs="Arial"/>
        </w:rPr>
        <w:t xml:space="preserve">V fazi </w:t>
      </w:r>
      <w:r w:rsidRPr="00C23655">
        <w:rPr>
          <w:rFonts w:ascii="Arial" w:hAnsi="Arial" w:cs="Arial"/>
          <w:highlight w:val="yellow"/>
        </w:rPr>
        <w:t>načrtovanja</w:t>
      </w:r>
      <w:ins w:id="93" w:author="Nataša Pecman" w:date="2026-02-09T16:30:00Z">
        <w:r w:rsidR="004677E8">
          <w:rPr>
            <w:rFonts w:ascii="Arial" w:hAnsi="Arial" w:cs="Arial"/>
            <w:highlight w:val="yellow"/>
          </w:rPr>
          <w:t xml:space="preserve"> uporabe</w:t>
        </w:r>
      </w:ins>
      <w:r w:rsidRPr="00C23655">
        <w:rPr>
          <w:rFonts w:ascii="Arial" w:hAnsi="Arial" w:cs="Arial"/>
          <w:highlight w:val="yellow"/>
        </w:rPr>
        <w:t xml:space="preserve"> UI </w:t>
      </w:r>
      <w:del w:id="94" w:author="Nataša Pecman" w:date="2026-02-09T16:30:00Z">
        <w:r w:rsidRPr="00C23655" w:rsidDel="004677E8">
          <w:rPr>
            <w:rFonts w:ascii="Arial" w:hAnsi="Arial" w:cs="Arial"/>
            <w:highlight w:val="yellow"/>
          </w:rPr>
          <w:delText xml:space="preserve">sistemi </w:delText>
        </w:r>
      </w:del>
      <w:r w:rsidRPr="00C23655">
        <w:rPr>
          <w:rFonts w:ascii="Arial" w:hAnsi="Arial" w:cs="Arial"/>
          <w:highlight w:val="yellow"/>
        </w:rPr>
        <w:t>v nadzornih in regulatornih</w:t>
      </w:r>
      <w:r w:rsidRPr="00003547">
        <w:rPr>
          <w:rFonts w:ascii="Arial" w:hAnsi="Arial" w:cs="Arial"/>
        </w:rPr>
        <w:t xml:space="preserve"> procesih se zagotavlja:</w:t>
      </w:r>
    </w:p>
    <w:p w14:paraId="2807778C" w14:textId="2B4A997E" w:rsidR="009A0520" w:rsidRPr="00003547" w:rsidRDefault="009A0520" w:rsidP="007D517A">
      <w:pPr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</w:rPr>
      </w:pPr>
      <w:r w:rsidRPr="00003547">
        <w:rPr>
          <w:rFonts w:ascii="Arial" w:hAnsi="Arial" w:cs="Arial"/>
        </w:rPr>
        <w:t>jasno opredeljen namen</w:t>
      </w:r>
      <w:ins w:id="95" w:author="Nataša Pecman" w:date="2026-02-09T16:35:00Z">
        <w:r w:rsidR="00B32BE2">
          <w:rPr>
            <w:rFonts w:ascii="Arial" w:hAnsi="Arial" w:cs="Arial"/>
          </w:rPr>
          <w:t xml:space="preserve"> </w:t>
        </w:r>
        <w:r w:rsidR="00B32BE2" w:rsidRPr="00B32BE2">
          <w:rPr>
            <w:rFonts w:ascii="Arial" w:hAnsi="Arial" w:cs="Arial"/>
            <w:highlight w:val="yellow"/>
          </w:rPr>
          <w:t>uporabe UI</w:t>
        </w:r>
      </w:ins>
      <w:ins w:id="96" w:author="Nataša Pecman" w:date="2026-02-09T16:28:00Z">
        <w:r w:rsidR="00C23655">
          <w:rPr>
            <w:rFonts w:ascii="Arial" w:hAnsi="Arial" w:cs="Arial"/>
          </w:rPr>
          <w:t>;</w:t>
        </w:r>
      </w:ins>
      <w:del w:id="97" w:author="Nataša Pecman" w:date="2026-02-09T16:28:00Z">
        <w:r w:rsidRPr="00003547" w:rsidDel="00C23655">
          <w:rPr>
            <w:rFonts w:ascii="Arial" w:hAnsi="Arial" w:cs="Arial"/>
          </w:rPr>
          <w:delText>,</w:delText>
        </w:r>
      </w:del>
    </w:p>
    <w:p w14:paraId="4181F2DA" w14:textId="5D88763C" w:rsidR="009A0520" w:rsidRPr="00003547" w:rsidRDefault="009A0520" w:rsidP="007D517A">
      <w:pPr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</w:rPr>
      </w:pPr>
      <w:r w:rsidRPr="00003547">
        <w:rPr>
          <w:rFonts w:ascii="Arial" w:hAnsi="Arial" w:cs="Arial"/>
        </w:rPr>
        <w:t>dokumentirano obvladovanje tveganj</w:t>
      </w:r>
      <w:ins w:id="98" w:author="Nataša Pecman" w:date="2026-02-09T16:28:00Z">
        <w:r w:rsidR="00C23655">
          <w:rPr>
            <w:rFonts w:ascii="Arial" w:hAnsi="Arial" w:cs="Arial"/>
          </w:rPr>
          <w:t>;</w:t>
        </w:r>
      </w:ins>
      <w:del w:id="99" w:author="Nataša Pecman" w:date="2026-02-09T16:28:00Z">
        <w:r w:rsidRPr="00003547" w:rsidDel="00C23655">
          <w:rPr>
            <w:rFonts w:ascii="Arial" w:hAnsi="Arial" w:cs="Arial"/>
          </w:rPr>
          <w:delText>,</w:delText>
        </w:r>
      </w:del>
    </w:p>
    <w:p w14:paraId="314E697E" w14:textId="4DFB3B86" w:rsidR="009A0520" w:rsidRPr="00003547" w:rsidRDefault="009A0520" w:rsidP="007D517A">
      <w:pPr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</w:rPr>
      </w:pPr>
      <w:r w:rsidRPr="00003547">
        <w:rPr>
          <w:rFonts w:ascii="Arial" w:hAnsi="Arial" w:cs="Arial"/>
        </w:rPr>
        <w:t>človeški nadzor</w:t>
      </w:r>
      <w:ins w:id="100" w:author="Nataša Pecman" w:date="2026-02-09T16:29:00Z">
        <w:r w:rsidR="00C23655">
          <w:rPr>
            <w:rFonts w:ascii="Arial" w:hAnsi="Arial" w:cs="Arial"/>
          </w:rPr>
          <w:t>;</w:t>
        </w:r>
      </w:ins>
      <w:del w:id="101" w:author="Nataša Pecman" w:date="2026-02-09T16:29:00Z">
        <w:r w:rsidRPr="00003547" w:rsidDel="00C23655">
          <w:rPr>
            <w:rFonts w:ascii="Arial" w:hAnsi="Arial" w:cs="Arial"/>
          </w:rPr>
          <w:delText>,</w:delText>
        </w:r>
      </w:del>
    </w:p>
    <w:p w14:paraId="2831C783" w14:textId="77777777" w:rsidR="009A0520" w:rsidRPr="00003547" w:rsidRDefault="009A0520" w:rsidP="007D517A">
      <w:pPr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</w:rPr>
      </w:pPr>
      <w:r w:rsidRPr="00003547">
        <w:rPr>
          <w:rFonts w:ascii="Arial" w:hAnsi="Arial" w:cs="Arial"/>
        </w:rPr>
        <w:t>sledljivost delovanja.</w:t>
      </w:r>
    </w:p>
    <w:p w14:paraId="7756A37C" w14:textId="77777777" w:rsidR="00003547" w:rsidRDefault="00003547" w:rsidP="007D517A">
      <w:pPr>
        <w:spacing w:after="0" w:line="276" w:lineRule="auto"/>
        <w:jc w:val="both"/>
        <w:rPr>
          <w:ins w:id="102" w:author="Nataša Pecman" w:date="2026-02-09T16:31:00Z"/>
          <w:rFonts w:ascii="Arial" w:hAnsi="Arial" w:cs="Arial"/>
          <w:b/>
          <w:bCs/>
        </w:rPr>
      </w:pPr>
    </w:p>
    <w:p w14:paraId="66A761A3" w14:textId="77777777" w:rsidR="00597E88" w:rsidRDefault="00597E88" w:rsidP="007D517A">
      <w:pPr>
        <w:spacing w:after="0" w:line="276" w:lineRule="auto"/>
        <w:jc w:val="both"/>
        <w:rPr>
          <w:ins w:id="103" w:author="Nataša Pecman" w:date="2026-02-09T16:31:00Z"/>
          <w:rFonts w:ascii="Arial" w:hAnsi="Arial" w:cs="Arial"/>
          <w:b/>
          <w:bCs/>
        </w:rPr>
      </w:pPr>
    </w:p>
    <w:p w14:paraId="452B3425" w14:textId="77777777" w:rsidR="00597E88" w:rsidRDefault="00597E88" w:rsidP="007D517A">
      <w:pPr>
        <w:spacing w:after="0" w:line="276" w:lineRule="auto"/>
        <w:jc w:val="both"/>
        <w:rPr>
          <w:ins w:id="104" w:author="Nataša Pecman" w:date="2026-02-09T16:31:00Z"/>
          <w:rFonts w:ascii="Arial" w:hAnsi="Arial" w:cs="Arial"/>
          <w:b/>
          <w:bCs/>
        </w:rPr>
      </w:pPr>
    </w:p>
    <w:p w14:paraId="5947F799" w14:textId="77777777" w:rsidR="00597E88" w:rsidRDefault="00597E88" w:rsidP="007D517A">
      <w:pPr>
        <w:spacing w:after="0" w:line="276" w:lineRule="auto"/>
        <w:jc w:val="both"/>
        <w:rPr>
          <w:ins w:id="105" w:author="Nataša Pecman" w:date="2026-02-09T16:31:00Z"/>
          <w:rFonts w:ascii="Arial" w:hAnsi="Arial" w:cs="Arial"/>
          <w:b/>
          <w:bCs/>
        </w:rPr>
      </w:pPr>
    </w:p>
    <w:p w14:paraId="02188327" w14:textId="77777777" w:rsidR="00597E88" w:rsidRDefault="00597E88" w:rsidP="007D517A">
      <w:pPr>
        <w:spacing w:after="0" w:line="276" w:lineRule="auto"/>
        <w:jc w:val="both"/>
        <w:rPr>
          <w:ins w:id="106" w:author="Nataša Pecman" w:date="2026-02-09T16:31:00Z"/>
          <w:rFonts w:ascii="Arial" w:hAnsi="Arial" w:cs="Arial"/>
          <w:b/>
          <w:bCs/>
        </w:rPr>
      </w:pPr>
    </w:p>
    <w:p w14:paraId="01D73285" w14:textId="77777777" w:rsidR="00597E88" w:rsidRDefault="00597E88" w:rsidP="007D517A">
      <w:pPr>
        <w:spacing w:after="0" w:line="276" w:lineRule="auto"/>
        <w:jc w:val="both"/>
        <w:rPr>
          <w:ins w:id="107" w:author="Nataša Pecman" w:date="2026-02-09T16:31:00Z"/>
          <w:rFonts w:ascii="Arial" w:hAnsi="Arial" w:cs="Arial"/>
          <w:b/>
          <w:bCs/>
        </w:rPr>
      </w:pPr>
    </w:p>
    <w:p w14:paraId="18BFC409" w14:textId="5E86E045" w:rsidR="009A0520" w:rsidRPr="00003547" w:rsidRDefault="009A0520" w:rsidP="007D517A">
      <w:pPr>
        <w:spacing w:after="0" w:line="276" w:lineRule="auto"/>
        <w:jc w:val="both"/>
        <w:rPr>
          <w:rFonts w:ascii="Arial" w:hAnsi="Arial" w:cs="Arial"/>
          <w:b/>
          <w:bCs/>
        </w:rPr>
      </w:pPr>
      <w:r w:rsidRPr="00003547">
        <w:rPr>
          <w:rFonts w:ascii="Arial" w:hAnsi="Arial" w:cs="Arial"/>
          <w:b/>
          <w:bCs/>
        </w:rPr>
        <w:lastRenderedPageBreak/>
        <w:t>6. Kazalnik uspeha</w:t>
      </w:r>
    </w:p>
    <w:p w14:paraId="5A91CE0F" w14:textId="77777777" w:rsidR="00003547" w:rsidRPr="00003547" w:rsidRDefault="00003547" w:rsidP="007D517A">
      <w:pPr>
        <w:spacing w:after="0" w:line="276" w:lineRule="auto"/>
        <w:jc w:val="both"/>
        <w:rPr>
          <w:ins w:id="108" w:author="Nataša Pecman" w:date="2026-02-09T16:20:00Z"/>
          <w:rFonts w:ascii="Arial" w:hAnsi="Arial" w:cs="Arial"/>
        </w:rPr>
      </w:pPr>
    </w:p>
    <w:p w14:paraId="0FD03FC6" w14:textId="03655083" w:rsidR="009A0520" w:rsidRDefault="009A0520" w:rsidP="007D517A">
      <w:pPr>
        <w:spacing w:after="0" w:line="276" w:lineRule="auto"/>
        <w:jc w:val="both"/>
        <w:rPr>
          <w:ins w:id="109" w:author="Nataša Pecman" w:date="2026-02-09T16:31:00Z"/>
          <w:rFonts w:ascii="Arial" w:hAnsi="Arial" w:cs="Arial"/>
        </w:rPr>
      </w:pPr>
      <w:r w:rsidRPr="00003547">
        <w:rPr>
          <w:rFonts w:ascii="Arial" w:hAnsi="Arial" w:cs="Arial"/>
        </w:rPr>
        <w:t xml:space="preserve">Uvajanje UI bo temeljilo na pilotnih primerih uporabe, spremljanju dejanskih učinkov in postopni širitvi </w:t>
      </w:r>
      <w:del w:id="110" w:author="Nataša Pecman" w:date="2026-02-09T16:31:00Z">
        <w:r w:rsidRPr="00003547" w:rsidDel="002224A0">
          <w:rPr>
            <w:rFonts w:ascii="Arial" w:hAnsi="Arial" w:cs="Arial"/>
          </w:rPr>
          <w:delText xml:space="preserve">le </w:delText>
        </w:r>
      </w:del>
      <w:ins w:id="111" w:author="Nataša Pecman" w:date="2026-02-09T16:31:00Z">
        <w:r w:rsidR="002224A0">
          <w:rPr>
            <w:rFonts w:ascii="Arial" w:hAnsi="Arial" w:cs="Arial"/>
          </w:rPr>
          <w:t>na področjih</w:t>
        </w:r>
      </w:ins>
      <w:del w:id="112" w:author="Nataša Pecman" w:date="2026-02-09T16:31:00Z">
        <w:r w:rsidRPr="00003547" w:rsidDel="002224A0">
          <w:rPr>
            <w:rFonts w:ascii="Arial" w:hAnsi="Arial" w:cs="Arial"/>
          </w:rPr>
          <w:delText>tam</w:delText>
        </w:r>
      </w:del>
      <w:r w:rsidRPr="00003547">
        <w:rPr>
          <w:rFonts w:ascii="Arial" w:hAnsi="Arial" w:cs="Arial"/>
        </w:rPr>
        <w:t xml:space="preserve">, </w:t>
      </w:r>
      <w:ins w:id="113" w:author="Nataša Pecman" w:date="2026-02-09T16:31:00Z">
        <w:r w:rsidR="002224A0">
          <w:rPr>
            <w:rFonts w:ascii="Arial" w:hAnsi="Arial" w:cs="Arial"/>
          </w:rPr>
          <w:t>na katerih bodo</w:t>
        </w:r>
      </w:ins>
      <w:ins w:id="114" w:author="Nataša Pecman" w:date="2026-02-09T16:32:00Z">
        <w:r w:rsidR="002224A0">
          <w:rPr>
            <w:rFonts w:ascii="Arial" w:hAnsi="Arial" w:cs="Arial"/>
          </w:rPr>
          <w:t xml:space="preserve"> </w:t>
        </w:r>
      </w:ins>
      <w:del w:id="115" w:author="Nataša Pecman" w:date="2026-02-09T16:32:00Z">
        <w:r w:rsidRPr="00003547" w:rsidDel="002224A0">
          <w:rPr>
            <w:rFonts w:ascii="Arial" w:hAnsi="Arial" w:cs="Arial"/>
          </w:rPr>
          <w:delText xml:space="preserve">kjer se koristi </w:delText>
        </w:r>
      </w:del>
      <w:r w:rsidRPr="00003547">
        <w:rPr>
          <w:rFonts w:ascii="Arial" w:hAnsi="Arial" w:cs="Arial"/>
        </w:rPr>
        <w:t>jasno izka</w:t>
      </w:r>
      <w:ins w:id="116" w:author="Nataša Pecman" w:date="2026-02-09T16:32:00Z">
        <w:r w:rsidR="002224A0">
          <w:rPr>
            <w:rFonts w:ascii="Arial" w:hAnsi="Arial" w:cs="Arial"/>
          </w:rPr>
          <w:t>zane koristi, tveganja pa ust</w:t>
        </w:r>
      </w:ins>
      <w:ins w:id="117" w:author="Nataša Pecman" w:date="2026-02-09T16:33:00Z">
        <w:r w:rsidR="00E9578A">
          <w:rPr>
            <w:rFonts w:ascii="Arial" w:hAnsi="Arial" w:cs="Arial"/>
          </w:rPr>
          <w:t>r</w:t>
        </w:r>
      </w:ins>
      <w:ins w:id="118" w:author="Nataša Pecman" w:date="2026-02-09T16:32:00Z">
        <w:r w:rsidR="002224A0">
          <w:rPr>
            <w:rFonts w:ascii="Arial" w:hAnsi="Arial" w:cs="Arial"/>
          </w:rPr>
          <w:t xml:space="preserve">ezno </w:t>
        </w:r>
      </w:ins>
      <w:del w:id="119" w:author="Nataša Pecman" w:date="2026-02-09T16:32:00Z">
        <w:r w:rsidRPr="00003547" w:rsidDel="002224A0">
          <w:rPr>
            <w:rFonts w:ascii="Arial" w:hAnsi="Arial" w:cs="Arial"/>
          </w:rPr>
          <w:delText xml:space="preserve">žejo in tveganja ostajajo </w:delText>
        </w:r>
      </w:del>
      <w:r w:rsidRPr="00003547">
        <w:rPr>
          <w:rFonts w:ascii="Arial" w:hAnsi="Arial" w:cs="Arial"/>
        </w:rPr>
        <w:t>obvlad</w:t>
      </w:r>
      <w:ins w:id="120" w:author="Nataša Pecman" w:date="2026-02-09T16:32:00Z">
        <w:r w:rsidR="002224A0">
          <w:rPr>
            <w:rFonts w:ascii="Arial" w:hAnsi="Arial" w:cs="Arial"/>
          </w:rPr>
          <w:t>ljiva</w:t>
        </w:r>
      </w:ins>
      <w:del w:id="121" w:author="Nataša Pecman" w:date="2026-02-09T16:32:00Z">
        <w:r w:rsidRPr="00003547" w:rsidDel="002224A0">
          <w:rPr>
            <w:rFonts w:ascii="Arial" w:hAnsi="Arial" w:cs="Arial"/>
          </w:rPr>
          <w:delText>ana</w:delText>
        </w:r>
      </w:del>
      <w:r w:rsidRPr="00003547">
        <w:rPr>
          <w:rFonts w:ascii="Arial" w:hAnsi="Arial" w:cs="Arial"/>
        </w:rPr>
        <w:t>.</w:t>
      </w:r>
    </w:p>
    <w:p w14:paraId="402B8B97" w14:textId="77777777" w:rsidR="002224A0" w:rsidRPr="00003547" w:rsidRDefault="002224A0" w:rsidP="007D517A">
      <w:pPr>
        <w:spacing w:after="0" w:line="276" w:lineRule="auto"/>
        <w:jc w:val="both"/>
        <w:rPr>
          <w:rFonts w:ascii="Arial" w:hAnsi="Arial" w:cs="Arial"/>
        </w:rPr>
      </w:pPr>
    </w:p>
    <w:p w14:paraId="432B52BD" w14:textId="77777777" w:rsidR="009A0520" w:rsidRPr="00003547" w:rsidRDefault="009A0520" w:rsidP="007D517A">
      <w:pPr>
        <w:spacing w:after="0" w:line="276" w:lineRule="auto"/>
        <w:jc w:val="both"/>
        <w:rPr>
          <w:rFonts w:ascii="Arial" w:hAnsi="Arial" w:cs="Arial"/>
        </w:rPr>
      </w:pPr>
      <w:r w:rsidRPr="00003547">
        <w:rPr>
          <w:rFonts w:ascii="Arial" w:hAnsi="Arial" w:cs="Arial"/>
        </w:rPr>
        <w:t>Uspešnost uporabe UI se presoja celostno, z vidika dejanske podpore delu in splošne uporabnosti ter uspešnega obvladovanja tveganj.</w:t>
      </w:r>
    </w:p>
    <w:p w14:paraId="455C1367" w14:textId="77777777" w:rsidR="00003547" w:rsidRPr="00003547" w:rsidRDefault="00003547" w:rsidP="007D517A">
      <w:pPr>
        <w:spacing w:after="0" w:line="276" w:lineRule="auto"/>
        <w:jc w:val="both"/>
        <w:rPr>
          <w:ins w:id="122" w:author="Nataša Pecman" w:date="2026-02-09T16:20:00Z"/>
          <w:rFonts w:ascii="Arial" w:hAnsi="Arial" w:cs="Arial"/>
          <w:b/>
          <w:bCs/>
        </w:rPr>
      </w:pPr>
    </w:p>
    <w:p w14:paraId="70120542" w14:textId="777457E0" w:rsidR="009A0520" w:rsidRPr="00003547" w:rsidRDefault="009A0520" w:rsidP="007D517A">
      <w:pPr>
        <w:spacing w:after="0" w:line="276" w:lineRule="auto"/>
        <w:jc w:val="both"/>
        <w:rPr>
          <w:rFonts w:ascii="Arial" w:hAnsi="Arial" w:cs="Arial"/>
          <w:b/>
          <w:bCs/>
        </w:rPr>
      </w:pPr>
      <w:r w:rsidRPr="00003547">
        <w:rPr>
          <w:rFonts w:ascii="Arial" w:hAnsi="Arial" w:cs="Arial"/>
          <w:b/>
          <w:bCs/>
        </w:rPr>
        <w:t>7. Časovnica</w:t>
      </w:r>
    </w:p>
    <w:p w14:paraId="76207FAC" w14:textId="77777777" w:rsidR="00003547" w:rsidRPr="00003547" w:rsidRDefault="00003547" w:rsidP="007D517A">
      <w:pPr>
        <w:spacing w:after="0" w:line="276" w:lineRule="auto"/>
        <w:jc w:val="both"/>
        <w:rPr>
          <w:ins w:id="123" w:author="Nataša Pecman" w:date="2026-02-09T16:20:00Z"/>
          <w:rFonts w:ascii="Arial" w:hAnsi="Arial" w:cs="Arial"/>
        </w:rPr>
      </w:pPr>
    </w:p>
    <w:p w14:paraId="7E60A4B1" w14:textId="28DBED2E" w:rsidR="009A0520" w:rsidRPr="00003547" w:rsidRDefault="009A0520" w:rsidP="007D517A">
      <w:pPr>
        <w:spacing w:after="0" w:line="276" w:lineRule="auto"/>
        <w:jc w:val="both"/>
        <w:rPr>
          <w:rFonts w:ascii="Arial" w:hAnsi="Arial" w:cs="Arial"/>
        </w:rPr>
      </w:pPr>
      <w:r w:rsidRPr="00003547">
        <w:rPr>
          <w:rFonts w:ascii="Arial" w:hAnsi="Arial" w:cs="Arial"/>
        </w:rPr>
        <w:t xml:space="preserve">Ta strategija določa smer in meje uvajanja in uporabe UI </w:t>
      </w:r>
      <w:ins w:id="124" w:author="Nataša Pecman" w:date="2026-02-09T16:33:00Z">
        <w:r w:rsidR="008516B8">
          <w:rPr>
            <w:rFonts w:ascii="Arial" w:hAnsi="Arial" w:cs="Arial"/>
          </w:rPr>
          <w:t xml:space="preserve">v ATVP </w:t>
        </w:r>
      </w:ins>
      <w:r w:rsidRPr="00003547">
        <w:rPr>
          <w:rFonts w:ascii="Arial" w:hAnsi="Arial" w:cs="Arial"/>
        </w:rPr>
        <w:t xml:space="preserve">v letih 2026 in 2027. </w:t>
      </w:r>
    </w:p>
    <w:p w14:paraId="6A2D7440" w14:textId="77777777" w:rsidR="00003547" w:rsidRPr="00003547" w:rsidRDefault="00003547" w:rsidP="007D517A">
      <w:pPr>
        <w:spacing w:after="0" w:line="276" w:lineRule="auto"/>
        <w:jc w:val="both"/>
        <w:rPr>
          <w:ins w:id="125" w:author="Nataša Pecman" w:date="2026-02-09T16:20:00Z"/>
          <w:rFonts w:ascii="Arial" w:hAnsi="Arial" w:cs="Arial"/>
        </w:rPr>
      </w:pPr>
    </w:p>
    <w:p w14:paraId="5C9B13E8" w14:textId="6D86DF32" w:rsidR="009A0520" w:rsidRPr="00003547" w:rsidRDefault="009A0520" w:rsidP="007D517A">
      <w:pPr>
        <w:spacing w:after="0" w:line="276" w:lineRule="auto"/>
        <w:jc w:val="both"/>
        <w:rPr>
          <w:rFonts w:ascii="Arial" w:hAnsi="Arial" w:cs="Arial"/>
        </w:rPr>
      </w:pPr>
      <w:r w:rsidRPr="00003547">
        <w:rPr>
          <w:rFonts w:ascii="Arial" w:hAnsi="Arial" w:cs="Arial"/>
        </w:rPr>
        <w:t xml:space="preserve">V skladu s postopnim uvajanjem UI se do konca leta 2026: </w:t>
      </w:r>
    </w:p>
    <w:p w14:paraId="4457A3FE" w14:textId="77777777" w:rsidR="009A0520" w:rsidRPr="00003547" w:rsidRDefault="009A0520" w:rsidP="007D517A">
      <w:pPr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</w:rPr>
      </w:pPr>
      <w:r w:rsidRPr="00003547">
        <w:rPr>
          <w:rFonts w:ascii="Arial" w:hAnsi="Arial" w:cs="Arial"/>
        </w:rPr>
        <w:t>izdela in sprejme notranji formalni okvir za uporabo UI,</w:t>
      </w:r>
    </w:p>
    <w:p w14:paraId="713B12A6" w14:textId="77777777" w:rsidR="009A0520" w:rsidRPr="00003547" w:rsidRDefault="009A0520" w:rsidP="007D517A">
      <w:pPr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</w:rPr>
      </w:pPr>
      <w:r w:rsidRPr="00003547">
        <w:rPr>
          <w:rFonts w:ascii="Arial" w:hAnsi="Arial" w:cs="Arial"/>
        </w:rPr>
        <w:t xml:space="preserve">izdela prioritetni nabor pilotnih primerov uporabe, </w:t>
      </w:r>
    </w:p>
    <w:p w14:paraId="0247602C" w14:textId="77777777" w:rsidR="009A0520" w:rsidRPr="00003547" w:rsidRDefault="009A0520" w:rsidP="007D517A">
      <w:pPr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</w:rPr>
      </w:pPr>
      <w:r w:rsidRPr="00003547">
        <w:rPr>
          <w:rFonts w:ascii="Arial" w:hAnsi="Arial" w:cs="Arial"/>
        </w:rPr>
        <w:t xml:space="preserve">izvede splošna izobraževanja o uporabi UI, </w:t>
      </w:r>
    </w:p>
    <w:p w14:paraId="074120D3" w14:textId="77777777" w:rsidR="009A0520" w:rsidRPr="00003547" w:rsidRDefault="009A0520" w:rsidP="007D517A">
      <w:pPr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</w:rPr>
      </w:pPr>
      <w:r w:rsidRPr="00003547">
        <w:rPr>
          <w:rFonts w:ascii="Arial" w:hAnsi="Arial" w:cs="Arial"/>
        </w:rPr>
        <w:t xml:space="preserve">podpre zaposlene pri delu z javnimi podatki in </w:t>
      </w:r>
    </w:p>
    <w:p w14:paraId="6894F1E7" w14:textId="7FB6F9E8" w:rsidR="009A0520" w:rsidRDefault="009A0520" w:rsidP="007D517A">
      <w:pPr>
        <w:numPr>
          <w:ilvl w:val="0"/>
          <w:numId w:val="6"/>
        </w:numPr>
        <w:spacing w:after="0" w:line="276" w:lineRule="auto"/>
        <w:jc w:val="both"/>
        <w:rPr>
          <w:ins w:id="126" w:author="Nataša Pecman" w:date="2026-02-09T16:33:00Z"/>
          <w:rFonts w:ascii="Arial" w:hAnsi="Arial" w:cs="Arial"/>
        </w:rPr>
      </w:pPr>
      <w:r w:rsidRPr="00003547">
        <w:rPr>
          <w:rFonts w:ascii="Arial" w:hAnsi="Arial" w:cs="Arial"/>
        </w:rPr>
        <w:t>na področju, kjer je s stališča uporabnosti to najbolj smiselno, uvede prilagojeno podporo UI za delo z internimi podatki.</w:t>
      </w:r>
    </w:p>
    <w:p w14:paraId="5F275882" w14:textId="77777777" w:rsidR="00223F12" w:rsidRPr="00223F12" w:rsidRDefault="00223F12" w:rsidP="007D517A">
      <w:pPr>
        <w:spacing w:after="0" w:line="276" w:lineRule="auto"/>
        <w:jc w:val="both"/>
        <w:rPr>
          <w:rFonts w:ascii="Arial" w:hAnsi="Arial" w:cs="Arial"/>
        </w:rPr>
      </w:pPr>
    </w:p>
    <w:p w14:paraId="3511250B" w14:textId="7CED5E84" w:rsidR="009A0520" w:rsidRPr="00003547" w:rsidRDefault="009A0520" w:rsidP="007D517A">
      <w:pPr>
        <w:spacing w:after="0" w:line="276" w:lineRule="auto"/>
        <w:jc w:val="both"/>
        <w:rPr>
          <w:rFonts w:ascii="Arial" w:hAnsi="Arial" w:cs="Arial"/>
        </w:rPr>
      </w:pPr>
      <w:r w:rsidRPr="00003547">
        <w:rPr>
          <w:rFonts w:ascii="Arial" w:hAnsi="Arial" w:cs="Arial"/>
        </w:rPr>
        <w:t>V letu 2027 se prilagojeno podporo UI</w:t>
      </w:r>
      <w:ins w:id="127" w:author="Nataša Pecman" w:date="2026-02-09T16:36:00Z">
        <w:r w:rsidR="00F138F0">
          <w:rPr>
            <w:rFonts w:ascii="Arial" w:hAnsi="Arial" w:cs="Arial"/>
          </w:rPr>
          <w:t xml:space="preserve"> </w:t>
        </w:r>
        <w:r w:rsidR="00F138F0" w:rsidRPr="00B01A19">
          <w:rPr>
            <w:rFonts w:ascii="Arial" w:hAnsi="Arial" w:cs="Arial"/>
            <w:highlight w:val="yellow"/>
          </w:rPr>
          <w:t>za delo z internimi podatk</w:t>
        </w:r>
      </w:ins>
      <w:ins w:id="128" w:author="Nataša Pecman" w:date="2026-02-09T16:37:00Z">
        <w:r w:rsidR="00F138F0" w:rsidRPr="00B01A19">
          <w:rPr>
            <w:rFonts w:ascii="Arial" w:hAnsi="Arial" w:cs="Arial"/>
            <w:highlight w:val="yellow"/>
          </w:rPr>
          <w:t>i</w:t>
        </w:r>
      </w:ins>
      <w:r w:rsidRPr="00003547">
        <w:rPr>
          <w:rFonts w:ascii="Arial" w:hAnsi="Arial" w:cs="Arial"/>
        </w:rPr>
        <w:t>, upoštevaje izkazane potrebe, dodatno razširi.</w:t>
      </w:r>
    </w:p>
    <w:p w14:paraId="2D674BBF" w14:textId="77777777" w:rsidR="008A7A0D" w:rsidRDefault="008A7A0D" w:rsidP="007D517A">
      <w:pPr>
        <w:spacing w:after="0" w:line="276" w:lineRule="auto"/>
        <w:jc w:val="both"/>
        <w:rPr>
          <w:ins w:id="129" w:author="Nataša Pecman" w:date="2026-02-09T16:37:00Z"/>
          <w:rFonts w:ascii="Arial" w:hAnsi="Arial" w:cs="Arial"/>
          <w:b/>
          <w:bCs/>
        </w:rPr>
      </w:pPr>
    </w:p>
    <w:p w14:paraId="281596C8" w14:textId="77777777" w:rsidR="008A7A0D" w:rsidRDefault="008A7A0D" w:rsidP="00003547">
      <w:pPr>
        <w:spacing w:after="0" w:line="276" w:lineRule="auto"/>
        <w:jc w:val="both"/>
        <w:rPr>
          <w:ins w:id="130" w:author="Nataša Pecman" w:date="2026-02-09T16:37:00Z"/>
          <w:rFonts w:ascii="Arial" w:hAnsi="Arial" w:cs="Arial"/>
          <w:b/>
          <w:bCs/>
        </w:rPr>
      </w:pPr>
    </w:p>
    <w:p w14:paraId="5F2A7688" w14:textId="77777777" w:rsidR="008A7A0D" w:rsidRPr="00003547" w:rsidRDefault="008A7A0D" w:rsidP="00003547">
      <w:pPr>
        <w:spacing w:after="0" w:line="276" w:lineRule="auto"/>
        <w:jc w:val="both"/>
        <w:rPr>
          <w:ins w:id="131" w:author="Nataša Pecman" w:date="2026-02-09T16:37:00Z"/>
          <w:rFonts w:ascii="Arial" w:hAnsi="Arial" w:cs="Arial"/>
          <w:b/>
          <w:bCs/>
        </w:rPr>
      </w:pPr>
    </w:p>
    <w:p w14:paraId="6FE2797F" w14:textId="77777777" w:rsidR="00223F12" w:rsidRDefault="00223F12" w:rsidP="008A7A0D">
      <w:pPr>
        <w:spacing w:after="0" w:line="276" w:lineRule="auto"/>
        <w:jc w:val="both"/>
        <w:rPr>
          <w:ins w:id="132" w:author="Nataša Pecman" w:date="2026-02-09T16:33:00Z"/>
          <w:rFonts w:ascii="Arial" w:hAnsi="Arial" w:cs="Arial"/>
          <w:b/>
          <w:bCs/>
        </w:rPr>
      </w:pPr>
    </w:p>
    <w:p w14:paraId="770D30E5" w14:textId="77777777" w:rsidR="00223F12" w:rsidRDefault="00223F12" w:rsidP="00003547">
      <w:pPr>
        <w:spacing w:after="0" w:line="276" w:lineRule="auto"/>
        <w:ind w:left="2124" w:firstLine="708"/>
        <w:jc w:val="both"/>
        <w:rPr>
          <w:ins w:id="133" w:author="Nataša Pecman" w:date="2026-02-09T16:33:00Z"/>
          <w:rFonts w:ascii="Arial" w:hAnsi="Arial" w:cs="Arial"/>
          <w:b/>
          <w:bCs/>
        </w:rPr>
      </w:pPr>
    </w:p>
    <w:p w14:paraId="03AD9E76" w14:textId="77777777" w:rsidR="00223F12" w:rsidRPr="00223F12" w:rsidRDefault="00223F12" w:rsidP="00003547">
      <w:pPr>
        <w:spacing w:after="0" w:line="276" w:lineRule="auto"/>
        <w:ind w:left="2124" w:firstLine="708"/>
        <w:jc w:val="both"/>
        <w:rPr>
          <w:ins w:id="134" w:author="Nataša Pecman" w:date="2026-02-09T16:33:00Z"/>
          <w:rFonts w:ascii="Arial" w:hAnsi="Arial" w:cs="Arial"/>
        </w:rPr>
      </w:pPr>
    </w:p>
    <w:p w14:paraId="0234E8E3" w14:textId="4FF1A0AB" w:rsidR="009A0520" w:rsidRPr="00223F12" w:rsidRDefault="009A0520" w:rsidP="00223F12">
      <w:pPr>
        <w:spacing w:after="0" w:line="276" w:lineRule="auto"/>
        <w:ind w:left="6372" w:firstLine="708"/>
        <w:jc w:val="both"/>
        <w:rPr>
          <w:rFonts w:ascii="Arial" w:hAnsi="Arial" w:cs="Arial"/>
        </w:rPr>
      </w:pPr>
      <w:r w:rsidRPr="00223F12">
        <w:rPr>
          <w:rFonts w:ascii="Arial" w:hAnsi="Arial" w:cs="Arial"/>
        </w:rPr>
        <w:t>Anka Čadež</w:t>
      </w:r>
    </w:p>
    <w:p w14:paraId="42D6F90C" w14:textId="72AB23FC" w:rsidR="009A0520" w:rsidRPr="00223F12" w:rsidRDefault="00223F12" w:rsidP="00223F12">
      <w:pPr>
        <w:spacing w:after="0" w:line="276" w:lineRule="auto"/>
        <w:ind w:left="6372" w:firstLine="708"/>
        <w:jc w:val="both"/>
        <w:rPr>
          <w:rFonts w:ascii="Arial" w:hAnsi="Arial" w:cs="Arial"/>
        </w:rPr>
      </w:pPr>
      <w:ins w:id="135" w:author="Nataša Pecman" w:date="2026-02-09T16:34:00Z">
        <w:r w:rsidRPr="00223F12">
          <w:rPr>
            <w:rFonts w:ascii="Arial" w:hAnsi="Arial" w:cs="Arial"/>
          </w:rPr>
          <w:t xml:space="preserve"> </w:t>
        </w:r>
      </w:ins>
      <w:r w:rsidR="009A0520" w:rsidRPr="00223F12">
        <w:rPr>
          <w:rFonts w:ascii="Arial" w:hAnsi="Arial" w:cs="Arial"/>
        </w:rPr>
        <w:t>direktorica</w:t>
      </w:r>
    </w:p>
    <w:p w14:paraId="4C1D1E1F" w14:textId="77777777" w:rsidR="009A0520" w:rsidRPr="00003547" w:rsidRDefault="009A0520" w:rsidP="00003547">
      <w:pPr>
        <w:spacing w:after="0" w:line="276" w:lineRule="auto"/>
        <w:jc w:val="both"/>
        <w:rPr>
          <w:rFonts w:ascii="Arial" w:hAnsi="Arial" w:cs="Arial"/>
        </w:rPr>
      </w:pPr>
    </w:p>
    <w:p w14:paraId="14197729" w14:textId="77777777" w:rsidR="009A0520" w:rsidRPr="009A0520" w:rsidRDefault="009A0520" w:rsidP="009A0520">
      <w:pPr>
        <w:spacing w:after="0" w:line="240" w:lineRule="auto"/>
        <w:jc w:val="both"/>
        <w:rPr>
          <w:rFonts w:ascii="Arial" w:hAnsi="Arial" w:cs="Arial"/>
        </w:rPr>
      </w:pPr>
    </w:p>
    <w:p w14:paraId="5EB0B23E" w14:textId="77777777" w:rsidR="00EC34C5" w:rsidRPr="009A0520" w:rsidRDefault="00EC34C5" w:rsidP="009A0520">
      <w:pPr>
        <w:spacing w:after="0" w:line="240" w:lineRule="auto"/>
        <w:jc w:val="both"/>
        <w:rPr>
          <w:rFonts w:ascii="Arial" w:hAnsi="Arial" w:cs="Arial"/>
          <w:lang w:val="en-GB"/>
        </w:rPr>
      </w:pPr>
    </w:p>
    <w:sectPr w:rsidR="00EC34C5" w:rsidRPr="009A0520" w:rsidSect="00534EE8">
      <w:headerReference w:type="default" r:id="rId11"/>
      <w:headerReference w:type="first" r:id="rId12"/>
      <w:pgSz w:w="11906" w:h="16838"/>
      <w:pgMar w:top="1417" w:right="1417" w:bottom="1417" w:left="1417" w:header="794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65" w:author="Nataša Pecman" w:date="2026-02-09T16:44:00Z" w:initials="NP">
    <w:p w14:paraId="570CDFAE" w14:textId="3FD33F86" w:rsidR="00117508" w:rsidRDefault="00117508">
      <w:pPr>
        <w:pStyle w:val="CommentText"/>
      </w:pPr>
      <w:r>
        <w:rPr>
          <w:rStyle w:val="CommentReference"/>
        </w:rPr>
        <w:annotationRef/>
      </w:r>
      <w:r>
        <w:t>A bi to bilo potrebo drugače zapisati zaradi internih-šifriranih?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70CDFA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FC5CB69" w16cex:dateUtc="2026-02-09T15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70CDFAE" w16cid:durableId="2FC5CB6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9B6171" w14:textId="77777777" w:rsidR="00BA3391" w:rsidRDefault="00BA3391" w:rsidP="00BA3391">
      <w:pPr>
        <w:spacing w:after="0" w:line="240" w:lineRule="auto"/>
      </w:pPr>
      <w:r>
        <w:separator/>
      </w:r>
    </w:p>
  </w:endnote>
  <w:endnote w:type="continuationSeparator" w:id="0">
    <w:p w14:paraId="74ADDBE4" w14:textId="77777777" w:rsidR="00BA3391" w:rsidRDefault="00BA3391" w:rsidP="00BA33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DD19F" w14:textId="77777777" w:rsidR="00BA3391" w:rsidRDefault="00BA3391" w:rsidP="00BA3391">
      <w:pPr>
        <w:spacing w:after="0" w:line="240" w:lineRule="auto"/>
      </w:pPr>
      <w:r>
        <w:separator/>
      </w:r>
    </w:p>
  </w:footnote>
  <w:footnote w:type="continuationSeparator" w:id="0">
    <w:p w14:paraId="55A77E6C" w14:textId="77777777" w:rsidR="00BA3391" w:rsidRDefault="00BA3391" w:rsidP="00BA3391">
      <w:pPr>
        <w:spacing w:after="0" w:line="240" w:lineRule="auto"/>
      </w:pPr>
      <w:r>
        <w:continuationSeparator/>
      </w:r>
    </w:p>
  </w:footnote>
  <w:footnote w:id="1">
    <w:p w14:paraId="2FFD28F3" w14:textId="77777777" w:rsidR="009A0520" w:rsidRPr="00CD4694" w:rsidRDefault="009A0520" w:rsidP="00CD469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CD4694">
        <w:rPr>
          <w:rStyle w:val="FootnoteReference"/>
          <w:rFonts w:ascii="Arial" w:hAnsi="Arial" w:cs="Arial"/>
          <w:sz w:val="20"/>
          <w:szCs w:val="20"/>
        </w:rPr>
        <w:footnoteRef/>
      </w:r>
      <w:r w:rsidRPr="00CD4694">
        <w:rPr>
          <w:rFonts w:ascii="Arial" w:hAnsi="Arial" w:cs="Arial"/>
          <w:sz w:val="20"/>
          <w:szCs w:val="20"/>
        </w:rPr>
        <w:t xml:space="preserve"> Umetna inteligenca (UI) je večpomenski izraz, ki se v širšem pomenu nanaša na sisteme, sposobne opravljati naloge, ki tradicionalno zahtevajo človeško inteligenco.</w:t>
      </w:r>
    </w:p>
    <w:p w14:paraId="1E18CFF1" w14:textId="77777777" w:rsidR="009A0520" w:rsidRDefault="009A0520" w:rsidP="009A0520">
      <w:pPr>
        <w:pStyle w:val="FootnoteTex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1E3EC" w14:textId="6CD5379D" w:rsidR="00BA3391" w:rsidRDefault="00BA3391">
    <w:pPr>
      <w:pStyle w:val="Header"/>
    </w:pPr>
  </w:p>
  <w:p w14:paraId="4D027129" w14:textId="77777777" w:rsidR="009A0520" w:rsidRDefault="009A0520">
    <w:pPr>
      <w:pStyle w:val="Header"/>
    </w:pPr>
  </w:p>
  <w:p w14:paraId="12E442EB" w14:textId="77777777" w:rsidR="009A0520" w:rsidRDefault="009A05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06C5B" w14:textId="7A67821E" w:rsidR="00534EE8" w:rsidRDefault="00534EE8">
    <w:pPr>
      <w:pStyle w:val="Header"/>
      <w:rPr>
        <w:ins w:id="136" w:author="Nataša Pecman" w:date="2026-02-09T15:54:00Z"/>
      </w:rPr>
    </w:pPr>
    <w:ins w:id="137" w:author="Nataša Pecman" w:date="2026-02-09T15:54:00Z">
      <w:r>
        <w:rPr>
          <w:noProof/>
          <w:lang w:eastAsia="sl-SI"/>
        </w:rPr>
        <mc:AlternateContent>
          <mc:Choice Requires="wpc">
            <w:drawing>
              <wp:inline distT="0" distB="0" distL="0" distR="0" wp14:anchorId="6FF7BDAB" wp14:editId="0E34443B">
                <wp:extent cx="2894330" cy="955675"/>
                <wp:effectExtent l="0" t="0" r="1270" b="0"/>
                <wp:docPr id="97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51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829059" y="0"/>
                            <a:ext cx="331033" cy="330947"/>
                          </a:xfrm>
                          <a:prstGeom prst="rect">
                            <a:avLst/>
                          </a:prstGeom>
                          <a:solidFill>
                            <a:srgbClr val="C9CB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Freeform 4"/>
                        <wps:cNvSpPr>
                          <a:spLocks/>
                        </wps:cNvSpPr>
                        <wps:spPr bwMode="auto">
                          <a:xfrm>
                            <a:off x="1160092" y="552168"/>
                            <a:ext cx="331033" cy="400558"/>
                          </a:xfrm>
                          <a:custGeom>
                            <a:avLst/>
                            <a:gdLst>
                              <a:gd name="T0" fmla="*/ 0 w 105"/>
                              <a:gd name="T1" fmla="*/ 127 h 127"/>
                              <a:gd name="T2" fmla="*/ 0 w 105"/>
                              <a:gd name="T3" fmla="*/ 108 h 127"/>
                              <a:gd name="T4" fmla="*/ 16 w 105"/>
                              <a:gd name="T5" fmla="*/ 108 h 127"/>
                              <a:gd name="T6" fmla="*/ 16 w 105"/>
                              <a:gd name="T7" fmla="*/ 19 h 127"/>
                              <a:gd name="T8" fmla="*/ 0 w 105"/>
                              <a:gd name="T9" fmla="*/ 19 h 127"/>
                              <a:gd name="T10" fmla="*/ 0 w 105"/>
                              <a:gd name="T11" fmla="*/ 0 h 127"/>
                              <a:gd name="T12" fmla="*/ 59 w 105"/>
                              <a:gd name="T13" fmla="*/ 0 h 127"/>
                              <a:gd name="T14" fmla="*/ 59 w 105"/>
                              <a:gd name="T15" fmla="*/ 0 h 127"/>
                              <a:gd name="T16" fmla="*/ 59 w 105"/>
                              <a:gd name="T17" fmla="*/ 0 h 127"/>
                              <a:gd name="T18" fmla="*/ 95 w 105"/>
                              <a:gd name="T19" fmla="*/ 13 h 127"/>
                              <a:gd name="T20" fmla="*/ 95 w 105"/>
                              <a:gd name="T21" fmla="*/ 13 h 127"/>
                              <a:gd name="T22" fmla="*/ 95 w 105"/>
                              <a:gd name="T23" fmla="*/ 13 h 127"/>
                              <a:gd name="T24" fmla="*/ 105 w 105"/>
                              <a:gd name="T25" fmla="*/ 42 h 127"/>
                              <a:gd name="T26" fmla="*/ 105 w 105"/>
                              <a:gd name="T27" fmla="*/ 42 h 127"/>
                              <a:gd name="T28" fmla="*/ 97 w 105"/>
                              <a:gd name="T29" fmla="*/ 68 h 127"/>
                              <a:gd name="T30" fmla="*/ 97 w 105"/>
                              <a:gd name="T31" fmla="*/ 68 h 127"/>
                              <a:gd name="T32" fmla="*/ 97 w 105"/>
                              <a:gd name="T33" fmla="*/ 68 h 127"/>
                              <a:gd name="T34" fmla="*/ 97 w 105"/>
                              <a:gd name="T35" fmla="*/ 68 h 127"/>
                              <a:gd name="T36" fmla="*/ 80 w 105"/>
                              <a:gd name="T37" fmla="*/ 81 h 127"/>
                              <a:gd name="T38" fmla="*/ 80 w 105"/>
                              <a:gd name="T39" fmla="*/ 81 h 127"/>
                              <a:gd name="T40" fmla="*/ 58 w 105"/>
                              <a:gd name="T41" fmla="*/ 84 h 127"/>
                              <a:gd name="T42" fmla="*/ 58 w 105"/>
                              <a:gd name="T43" fmla="*/ 84 h 127"/>
                              <a:gd name="T44" fmla="*/ 49 w 105"/>
                              <a:gd name="T45" fmla="*/ 84 h 127"/>
                              <a:gd name="T46" fmla="*/ 49 w 105"/>
                              <a:gd name="T47" fmla="*/ 65 h 127"/>
                              <a:gd name="T48" fmla="*/ 55 w 105"/>
                              <a:gd name="T49" fmla="*/ 65 h 127"/>
                              <a:gd name="T50" fmla="*/ 55 w 105"/>
                              <a:gd name="T51" fmla="*/ 65 h 127"/>
                              <a:gd name="T52" fmla="*/ 55 w 105"/>
                              <a:gd name="T53" fmla="*/ 65 h 127"/>
                              <a:gd name="T54" fmla="*/ 71 w 105"/>
                              <a:gd name="T55" fmla="*/ 63 h 127"/>
                              <a:gd name="T56" fmla="*/ 71 w 105"/>
                              <a:gd name="T57" fmla="*/ 63 h 127"/>
                              <a:gd name="T58" fmla="*/ 83 w 105"/>
                              <a:gd name="T59" fmla="*/ 55 h 127"/>
                              <a:gd name="T60" fmla="*/ 83 w 105"/>
                              <a:gd name="T61" fmla="*/ 55 h 127"/>
                              <a:gd name="T62" fmla="*/ 86 w 105"/>
                              <a:gd name="T63" fmla="*/ 42 h 127"/>
                              <a:gd name="T64" fmla="*/ 86 w 105"/>
                              <a:gd name="T65" fmla="*/ 42 h 127"/>
                              <a:gd name="T66" fmla="*/ 86 w 105"/>
                              <a:gd name="T67" fmla="*/ 42 h 127"/>
                              <a:gd name="T68" fmla="*/ 86 w 105"/>
                              <a:gd name="T69" fmla="*/ 42 h 127"/>
                              <a:gd name="T70" fmla="*/ 86 w 105"/>
                              <a:gd name="T71" fmla="*/ 42 h 127"/>
                              <a:gd name="T72" fmla="*/ 86 w 105"/>
                              <a:gd name="T73" fmla="*/ 42 h 127"/>
                              <a:gd name="T74" fmla="*/ 84 w 105"/>
                              <a:gd name="T75" fmla="*/ 30 h 127"/>
                              <a:gd name="T76" fmla="*/ 84 w 105"/>
                              <a:gd name="T77" fmla="*/ 30 h 127"/>
                              <a:gd name="T78" fmla="*/ 83 w 105"/>
                              <a:gd name="T79" fmla="*/ 30 h 127"/>
                              <a:gd name="T80" fmla="*/ 73 w 105"/>
                              <a:gd name="T81" fmla="*/ 21 h 127"/>
                              <a:gd name="T82" fmla="*/ 73 w 105"/>
                              <a:gd name="T83" fmla="*/ 21 h 127"/>
                              <a:gd name="T84" fmla="*/ 58 w 105"/>
                              <a:gd name="T85" fmla="*/ 19 h 127"/>
                              <a:gd name="T86" fmla="*/ 58 w 105"/>
                              <a:gd name="T87" fmla="*/ 19 h 127"/>
                              <a:gd name="T88" fmla="*/ 58 w 105"/>
                              <a:gd name="T89" fmla="*/ 18 h 127"/>
                              <a:gd name="T90" fmla="*/ 58 w 105"/>
                              <a:gd name="T91" fmla="*/ 19 h 127"/>
                              <a:gd name="T92" fmla="*/ 35 w 105"/>
                              <a:gd name="T93" fmla="*/ 19 h 127"/>
                              <a:gd name="T94" fmla="*/ 35 w 105"/>
                              <a:gd name="T95" fmla="*/ 127 h 127"/>
                              <a:gd name="T96" fmla="*/ 0 w 105"/>
                              <a:gd name="T97" fmla="*/ 127 h 1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05" h="127">
                                <a:moveTo>
                                  <a:pt x="0" y="127"/>
                                </a:moveTo>
                                <a:cubicBezTo>
                                  <a:pt x="0" y="108"/>
                                  <a:pt x="0" y="108"/>
                                  <a:pt x="0" y="108"/>
                                </a:cubicBezTo>
                                <a:cubicBezTo>
                                  <a:pt x="16" y="108"/>
                                  <a:pt x="16" y="108"/>
                                  <a:pt x="16" y="108"/>
                                </a:cubicBezTo>
                                <a:cubicBezTo>
                                  <a:pt x="16" y="19"/>
                                  <a:pt x="16" y="19"/>
                                  <a:pt x="16" y="19"/>
                                </a:cubicBezTo>
                                <a:cubicBezTo>
                                  <a:pt x="0" y="19"/>
                                  <a:pt x="0" y="19"/>
                                  <a:pt x="0" y="19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59" y="0"/>
                                  <a:pt x="59" y="0"/>
                                  <a:pt x="59" y="0"/>
                                </a:cubicBezTo>
                                <a:cubicBezTo>
                                  <a:pt x="59" y="0"/>
                                  <a:pt x="59" y="0"/>
                                  <a:pt x="59" y="0"/>
                                </a:cubicBezTo>
                                <a:cubicBezTo>
                                  <a:pt x="59" y="0"/>
                                  <a:pt x="59" y="0"/>
                                  <a:pt x="59" y="0"/>
                                </a:cubicBezTo>
                                <a:cubicBezTo>
                                  <a:pt x="76" y="0"/>
                                  <a:pt x="88" y="5"/>
                                  <a:pt x="95" y="13"/>
                                </a:cubicBezTo>
                                <a:cubicBezTo>
                                  <a:pt x="95" y="13"/>
                                  <a:pt x="95" y="13"/>
                                  <a:pt x="95" y="13"/>
                                </a:cubicBezTo>
                                <a:cubicBezTo>
                                  <a:pt x="95" y="13"/>
                                  <a:pt x="95" y="13"/>
                                  <a:pt x="95" y="13"/>
                                </a:cubicBezTo>
                                <a:cubicBezTo>
                                  <a:pt x="102" y="22"/>
                                  <a:pt x="105" y="32"/>
                                  <a:pt x="105" y="42"/>
                                </a:cubicBezTo>
                                <a:cubicBezTo>
                                  <a:pt x="105" y="42"/>
                                  <a:pt x="105" y="42"/>
                                  <a:pt x="105" y="42"/>
                                </a:cubicBezTo>
                                <a:cubicBezTo>
                                  <a:pt x="105" y="51"/>
                                  <a:pt x="102" y="61"/>
                                  <a:pt x="97" y="68"/>
                                </a:cubicBezTo>
                                <a:cubicBezTo>
                                  <a:pt x="97" y="68"/>
                                  <a:pt x="97" y="68"/>
                                  <a:pt x="97" y="68"/>
                                </a:cubicBezTo>
                                <a:cubicBezTo>
                                  <a:pt x="97" y="68"/>
                                  <a:pt x="97" y="68"/>
                                  <a:pt x="97" y="68"/>
                                </a:cubicBezTo>
                                <a:cubicBezTo>
                                  <a:pt x="97" y="68"/>
                                  <a:pt x="97" y="68"/>
                                  <a:pt x="97" y="68"/>
                                </a:cubicBezTo>
                                <a:cubicBezTo>
                                  <a:pt x="93" y="74"/>
                                  <a:pt x="86" y="78"/>
                                  <a:pt x="80" y="81"/>
                                </a:cubicBezTo>
                                <a:cubicBezTo>
                                  <a:pt x="80" y="81"/>
                                  <a:pt x="80" y="81"/>
                                  <a:pt x="80" y="81"/>
                                </a:cubicBezTo>
                                <a:cubicBezTo>
                                  <a:pt x="73" y="83"/>
                                  <a:pt x="65" y="84"/>
                                  <a:pt x="58" y="84"/>
                                </a:cubicBezTo>
                                <a:cubicBezTo>
                                  <a:pt x="58" y="84"/>
                                  <a:pt x="58" y="84"/>
                                  <a:pt x="58" y="84"/>
                                </a:cubicBezTo>
                                <a:cubicBezTo>
                                  <a:pt x="49" y="84"/>
                                  <a:pt x="49" y="84"/>
                                  <a:pt x="49" y="84"/>
                                </a:cubicBezTo>
                                <a:cubicBezTo>
                                  <a:pt x="49" y="65"/>
                                  <a:pt x="49" y="65"/>
                                  <a:pt x="49" y="65"/>
                                </a:cubicBezTo>
                                <a:cubicBezTo>
                                  <a:pt x="55" y="65"/>
                                  <a:pt x="55" y="65"/>
                                  <a:pt x="55" y="65"/>
                                </a:cubicBezTo>
                                <a:cubicBezTo>
                                  <a:pt x="55" y="65"/>
                                  <a:pt x="55" y="65"/>
                                  <a:pt x="55" y="65"/>
                                </a:cubicBezTo>
                                <a:cubicBezTo>
                                  <a:pt x="55" y="65"/>
                                  <a:pt x="55" y="65"/>
                                  <a:pt x="55" y="65"/>
                                </a:cubicBezTo>
                                <a:cubicBezTo>
                                  <a:pt x="61" y="65"/>
                                  <a:pt x="66" y="65"/>
                                  <a:pt x="71" y="63"/>
                                </a:cubicBezTo>
                                <a:cubicBezTo>
                                  <a:pt x="71" y="63"/>
                                  <a:pt x="71" y="63"/>
                                  <a:pt x="71" y="63"/>
                                </a:cubicBezTo>
                                <a:cubicBezTo>
                                  <a:pt x="76" y="62"/>
                                  <a:pt x="80" y="60"/>
                                  <a:pt x="83" y="55"/>
                                </a:cubicBezTo>
                                <a:cubicBezTo>
                                  <a:pt x="83" y="55"/>
                                  <a:pt x="83" y="55"/>
                                  <a:pt x="83" y="55"/>
                                </a:cubicBezTo>
                                <a:cubicBezTo>
                                  <a:pt x="85" y="51"/>
                                  <a:pt x="86" y="47"/>
                                  <a:pt x="86" y="42"/>
                                </a:cubicBezTo>
                                <a:cubicBezTo>
                                  <a:pt x="86" y="42"/>
                                  <a:pt x="86" y="42"/>
                                  <a:pt x="86" y="42"/>
                                </a:cubicBezTo>
                                <a:cubicBezTo>
                                  <a:pt x="86" y="42"/>
                                  <a:pt x="86" y="42"/>
                                  <a:pt x="86" y="42"/>
                                </a:cubicBezTo>
                                <a:cubicBezTo>
                                  <a:pt x="86" y="42"/>
                                  <a:pt x="86" y="42"/>
                                  <a:pt x="86" y="42"/>
                                </a:cubicBezTo>
                                <a:cubicBezTo>
                                  <a:pt x="86" y="42"/>
                                  <a:pt x="86" y="42"/>
                                  <a:pt x="86" y="42"/>
                                </a:cubicBezTo>
                                <a:cubicBezTo>
                                  <a:pt x="86" y="42"/>
                                  <a:pt x="86" y="42"/>
                                  <a:pt x="86" y="42"/>
                                </a:cubicBezTo>
                                <a:cubicBezTo>
                                  <a:pt x="86" y="38"/>
                                  <a:pt x="85" y="33"/>
                                  <a:pt x="84" y="30"/>
                                </a:cubicBezTo>
                                <a:cubicBezTo>
                                  <a:pt x="84" y="30"/>
                                  <a:pt x="84" y="30"/>
                                  <a:pt x="84" y="30"/>
                                </a:cubicBezTo>
                                <a:cubicBezTo>
                                  <a:pt x="83" y="30"/>
                                  <a:pt x="83" y="30"/>
                                  <a:pt x="83" y="30"/>
                                </a:cubicBezTo>
                                <a:cubicBezTo>
                                  <a:pt x="81" y="25"/>
                                  <a:pt x="77" y="23"/>
                                  <a:pt x="73" y="21"/>
                                </a:cubicBezTo>
                                <a:cubicBezTo>
                                  <a:pt x="73" y="21"/>
                                  <a:pt x="73" y="21"/>
                                  <a:pt x="73" y="21"/>
                                </a:cubicBezTo>
                                <a:cubicBezTo>
                                  <a:pt x="69" y="19"/>
                                  <a:pt x="64" y="19"/>
                                  <a:pt x="58" y="19"/>
                                </a:cubicBezTo>
                                <a:cubicBezTo>
                                  <a:pt x="58" y="19"/>
                                  <a:pt x="58" y="19"/>
                                  <a:pt x="58" y="19"/>
                                </a:cubicBezTo>
                                <a:cubicBezTo>
                                  <a:pt x="58" y="18"/>
                                  <a:pt x="58" y="18"/>
                                  <a:pt x="58" y="18"/>
                                </a:cubicBezTo>
                                <a:cubicBezTo>
                                  <a:pt x="58" y="19"/>
                                  <a:pt x="58" y="19"/>
                                  <a:pt x="58" y="19"/>
                                </a:cubicBezTo>
                                <a:cubicBezTo>
                                  <a:pt x="35" y="19"/>
                                  <a:pt x="35" y="19"/>
                                  <a:pt x="35" y="19"/>
                                </a:cubicBezTo>
                                <a:cubicBezTo>
                                  <a:pt x="35" y="127"/>
                                  <a:pt x="35" y="127"/>
                                  <a:pt x="35" y="127"/>
                                </a:cubicBezTo>
                                <a:cubicBezTo>
                                  <a:pt x="0" y="127"/>
                                  <a:pt x="0" y="127"/>
                                  <a:pt x="0" y="12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Freeform 5"/>
                        <wps:cNvSpPr>
                          <a:spLocks/>
                        </wps:cNvSpPr>
                        <wps:spPr bwMode="auto">
                          <a:xfrm>
                            <a:off x="384731" y="552168"/>
                            <a:ext cx="737597" cy="400558"/>
                          </a:xfrm>
                          <a:custGeom>
                            <a:avLst/>
                            <a:gdLst>
                              <a:gd name="T0" fmla="*/ 256 w 1250"/>
                              <a:gd name="T1" fmla="*/ 679 h 679"/>
                              <a:gd name="T2" fmla="*/ 256 w 1250"/>
                              <a:gd name="T3" fmla="*/ 679 h 679"/>
                              <a:gd name="T4" fmla="*/ 256 w 1250"/>
                              <a:gd name="T5" fmla="*/ 679 h 679"/>
                              <a:gd name="T6" fmla="*/ 256 w 1250"/>
                              <a:gd name="T7" fmla="*/ 101 h 679"/>
                              <a:gd name="T8" fmla="*/ 101 w 1250"/>
                              <a:gd name="T9" fmla="*/ 101 h 679"/>
                              <a:gd name="T10" fmla="*/ 101 w 1250"/>
                              <a:gd name="T11" fmla="*/ 171 h 679"/>
                              <a:gd name="T12" fmla="*/ 0 w 1250"/>
                              <a:gd name="T13" fmla="*/ 171 h 679"/>
                              <a:gd name="T14" fmla="*/ 0 w 1250"/>
                              <a:gd name="T15" fmla="*/ 0 h 679"/>
                              <a:gd name="T16" fmla="*/ 689 w 1250"/>
                              <a:gd name="T17" fmla="*/ 0 h 679"/>
                              <a:gd name="T18" fmla="*/ 892 w 1250"/>
                              <a:gd name="T19" fmla="*/ 545 h 679"/>
                              <a:gd name="T20" fmla="*/ 1053 w 1250"/>
                              <a:gd name="T21" fmla="*/ 101 h 679"/>
                              <a:gd name="T22" fmla="*/ 956 w 1250"/>
                              <a:gd name="T23" fmla="*/ 101 h 679"/>
                              <a:gd name="T24" fmla="*/ 956 w 1250"/>
                              <a:gd name="T25" fmla="*/ 0 h 679"/>
                              <a:gd name="T26" fmla="*/ 1250 w 1250"/>
                              <a:gd name="T27" fmla="*/ 0 h 679"/>
                              <a:gd name="T28" fmla="*/ 1250 w 1250"/>
                              <a:gd name="T29" fmla="*/ 101 h 679"/>
                              <a:gd name="T30" fmla="*/ 1159 w 1250"/>
                              <a:gd name="T31" fmla="*/ 101 h 679"/>
                              <a:gd name="T32" fmla="*/ 951 w 1250"/>
                              <a:gd name="T33" fmla="*/ 679 h 679"/>
                              <a:gd name="T34" fmla="*/ 833 w 1250"/>
                              <a:gd name="T35" fmla="*/ 679 h 679"/>
                              <a:gd name="T36" fmla="*/ 620 w 1250"/>
                              <a:gd name="T37" fmla="*/ 101 h 679"/>
                              <a:gd name="T38" fmla="*/ 358 w 1250"/>
                              <a:gd name="T39" fmla="*/ 101 h 679"/>
                              <a:gd name="T40" fmla="*/ 358 w 1250"/>
                              <a:gd name="T41" fmla="*/ 577 h 679"/>
                              <a:gd name="T42" fmla="*/ 449 w 1250"/>
                              <a:gd name="T43" fmla="*/ 577 h 679"/>
                              <a:gd name="T44" fmla="*/ 449 w 1250"/>
                              <a:gd name="T45" fmla="*/ 679 h 679"/>
                              <a:gd name="T46" fmla="*/ 256 w 1250"/>
                              <a:gd name="T47" fmla="*/ 679 h 679"/>
                              <a:gd name="T48" fmla="*/ 256 w 1250"/>
                              <a:gd name="T49" fmla="*/ 679 h 6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250" h="679">
                                <a:moveTo>
                                  <a:pt x="256" y="679"/>
                                </a:moveTo>
                                <a:lnTo>
                                  <a:pt x="256" y="679"/>
                                </a:lnTo>
                                <a:lnTo>
                                  <a:pt x="256" y="101"/>
                                </a:lnTo>
                                <a:lnTo>
                                  <a:pt x="101" y="101"/>
                                </a:lnTo>
                                <a:lnTo>
                                  <a:pt x="101" y="171"/>
                                </a:lnTo>
                                <a:lnTo>
                                  <a:pt x="0" y="171"/>
                                </a:lnTo>
                                <a:lnTo>
                                  <a:pt x="0" y="0"/>
                                </a:lnTo>
                                <a:lnTo>
                                  <a:pt x="689" y="0"/>
                                </a:lnTo>
                                <a:lnTo>
                                  <a:pt x="892" y="545"/>
                                </a:lnTo>
                                <a:lnTo>
                                  <a:pt x="1053" y="101"/>
                                </a:lnTo>
                                <a:lnTo>
                                  <a:pt x="956" y="101"/>
                                </a:lnTo>
                                <a:lnTo>
                                  <a:pt x="956" y="0"/>
                                </a:lnTo>
                                <a:lnTo>
                                  <a:pt x="1250" y="0"/>
                                </a:lnTo>
                                <a:lnTo>
                                  <a:pt x="1250" y="101"/>
                                </a:lnTo>
                                <a:lnTo>
                                  <a:pt x="1159" y="101"/>
                                </a:lnTo>
                                <a:lnTo>
                                  <a:pt x="951" y="679"/>
                                </a:lnTo>
                                <a:lnTo>
                                  <a:pt x="833" y="679"/>
                                </a:lnTo>
                                <a:lnTo>
                                  <a:pt x="620" y="101"/>
                                </a:lnTo>
                                <a:lnTo>
                                  <a:pt x="358" y="101"/>
                                </a:lnTo>
                                <a:lnTo>
                                  <a:pt x="358" y="577"/>
                                </a:lnTo>
                                <a:lnTo>
                                  <a:pt x="449" y="577"/>
                                </a:lnTo>
                                <a:lnTo>
                                  <a:pt x="449" y="679"/>
                                </a:lnTo>
                                <a:lnTo>
                                  <a:pt x="256" y="6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6"/>
                        <wps:cNvSpPr>
                          <a:spLocks/>
                        </wps:cNvSpPr>
                        <wps:spPr bwMode="auto">
                          <a:xfrm>
                            <a:off x="2950" y="552168"/>
                            <a:ext cx="441378" cy="400558"/>
                          </a:xfrm>
                          <a:custGeom>
                            <a:avLst/>
                            <a:gdLst>
                              <a:gd name="T0" fmla="*/ 658 w 748"/>
                              <a:gd name="T1" fmla="*/ 577 h 679"/>
                              <a:gd name="T2" fmla="*/ 423 w 748"/>
                              <a:gd name="T3" fmla="*/ 0 h 679"/>
                              <a:gd name="T4" fmla="*/ 305 w 748"/>
                              <a:gd name="T5" fmla="*/ 0 h 679"/>
                              <a:gd name="T6" fmla="*/ 81 w 748"/>
                              <a:gd name="T7" fmla="*/ 577 h 679"/>
                              <a:gd name="T8" fmla="*/ 0 w 748"/>
                              <a:gd name="T9" fmla="*/ 577 h 679"/>
                              <a:gd name="T10" fmla="*/ 0 w 748"/>
                              <a:gd name="T11" fmla="*/ 679 h 679"/>
                              <a:gd name="T12" fmla="*/ 284 w 748"/>
                              <a:gd name="T13" fmla="*/ 679 h 679"/>
                              <a:gd name="T14" fmla="*/ 284 w 748"/>
                              <a:gd name="T15" fmla="*/ 577 h 679"/>
                              <a:gd name="T16" fmla="*/ 187 w 748"/>
                              <a:gd name="T17" fmla="*/ 577 h 679"/>
                              <a:gd name="T18" fmla="*/ 364 w 748"/>
                              <a:gd name="T19" fmla="*/ 112 h 679"/>
                              <a:gd name="T20" fmla="*/ 455 w 748"/>
                              <a:gd name="T21" fmla="*/ 347 h 679"/>
                              <a:gd name="T22" fmla="*/ 348 w 748"/>
                              <a:gd name="T23" fmla="*/ 347 h 679"/>
                              <a:gd name="T24" fmla="*/ 310 w 748"/>
                              <a:gd name="T25" fmla="*/ 449 h 679"/>
                              <a:gd name="T26" fmla="*/ 497 w 748"/>
                              <a:gd name="T27" fmla="*/ 449 h 679"/>
                              <a:gd name="T28" fmla="*/ 588 w 748"/>
                              <a:gd name="T29" fmla="*/ 679 h 679"/>
                              <a:gd name="T30" fmla="*/ 748 w 748"/>
                              <a:gd name="T31" fmla="*/ 679 h 679"/>
                              <a:gd name="T32" fmla="*/ 748 w 748"/>
                              <a:gd name="T33" fmla="*/ 577 h 679"/>
                              <a:gd name="T34" fmla="*/ 658 w 748"/>
                              <a:gd name="T35" fmla="*/ 577 h 6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48" h="679">
                                <a:moveTo>
                                  <a:pt x="658" y="577"/>
                                </a:moveTo>
                                <a:lnTo>
                                  <a:pt x="423" y="0"/>
                                </a:lnTo>
                                <a:lnTo>
                                  <a:pt x="305" y="0"/>
                                </a:lnTo>
                                <a:lnTo>
                                  <a:pt x="81" y="577"/>
                                </a:lnTo>
                                <a:lnTo>
                                  <a:pt x="0" y="577"/>
                                </a:lnTo>
                                <a:lnTo>
                                  <a:pt x="0" y="679"/>
                                </a:lnTo>
                                <a:lnTo>
                                  <a:pt x="284" y="679"/>
                                </a:lnTo>
                                <a:lnTo>
                                  <a:pt x="284" y="577"/>
                                </a:lnTo>
                                <a:lnTo>
                                  <a:pt x="187" y="577"/>
                                </a:lnTo>
                                <a:lnTo>
                                  <a:pt x="364" y="112"/>
                                </a:lnTo>
                                <a:lnTo>
                                  <a:pt x="455" y="347"/>
                                </a:lnTo>
                                <a:lnTo>
                                  <a:pt x="348" y="347"/>
                                </a:lnTo>
                                <a:lnTo>
                                  <a:pt x="310" y="449"/>
                                </a:lnTo>
                                <a:lnTo>
                                  <a:pt x="497" y="449"/>
                                </a:lnTo>
                                <a:lnTo>
                                  <a:pt x="588" y="679"/>
                                </a:lnTo>
                                <a:lnTo>
                                  <a:pt x="748" y="679"/>
                                </a:lnTo>
                                <a:lnTo>
                                  <a:pt x="748" y="577"/>
                                </a:lnTo>
                                <a:lnTo>
                                  <a:pt x="658" y="5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5D2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950" y="438313"/>
                            <a:ext cx="214788" cy="214732"/>
                          </a:xfrm>
                          <a:prstGeom prst="rect">
                            <a:avLst/>
                          </a:prstGeom>
                          <a:solidFill>
                            <a:srgbClr val="5F60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917162" y="552168"/>
                            <a:ext cx="106804" cy="107366"/>
                          </a:xfrm>
                          <a:prstGeom prst="rect">
                            <a:avLst/>
                          </a:prstGeom>
                          <a:solidFill>
                            <a:srgbClr val="F15D2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9"/>
                        <wps:cNvSpPr>
                          <a:spLocks noEditPoints="1"/>
                        </wps:cNvSpPr>
                        <wps:spPr bwMode="auto">
                          <a:xfrm>
                            <a:off x="2077663" y="552168"/>
                            <a:ext cx="47206" cy="103826"/>
                          </a:xfrm>
                          <a:custGeom>
                            <a:avLst/>
                            <a:gdLst>
                              <a:gd name="T0" fmla="*/ 10 w 15"/>
                              <a:gd name="T1" fmla="*/ 27 h 33"/>
                              <a:gd name="T2" fmla="*/ 5 w 15"/>
                              <a:gd name="T3" fmla="*/ 27 h 33"/>
                              <a:gd name="T4" fmla="*/ 4 w 15"/>
                              <a:gd name="T5" fmla="*/ 33 h 33"/>
                              <a:gd name="T6" fmla="*/ 0 w 15"/>
                              <a:gd name="T7" fmla="*/ 33 h 33"/>
                              <a:gd name="T8" fmla="*/ 4 w 15"/>
                              <a:gd name="T9" fmla="*/ 0 h 33"/>
                              <a:gd name="T10" fmla="*/ 10 w 15"/>
                              <a:gd name="T11" fmla="*/ 0 h 33"/>
                              <a:gd name="T12" fmla="*/ 15 w 15"/>
                              <a:gd name="T13" fmla="*/ 33 h 33"/>
                              <a:gd name="T14" fmla="*/ 11 w 15"/>
                              <a:gd name="T15" fmla="*/ 33 h 33"/>
                              <a:gd name="T16" fmla="*/ 10 w 15"/>
                              <a:gd name="T17" fmla="*/ 27 h 33"/>
                              <a:gd name="T18" fmla="*/ 9 w 15"/>
                              <a:gd name="T19" fmla="*/ 23 h 33"/>
                              <a:gd name="T20" fmla="*/ 8 w 15"/>
                              <a:gd name="T21" fmla="*/ 12 h 33"/>
                              <a:gd name="T22" fmla="*/ 7 w 15"/>
                              <a:gd name="T23" fmla="*/ 5 h 33"/>
                              <a:gd name="T24" fmla="*/ 6 w 15"/>
                              <a:gd name="T25" fmla="*/ 12 h 33"/>
                              <a:gd name="T26" fmla="*/ 5 w 15"/>
                              <a:gd name="T27" fmla="*/ 23 h 33"/>
                              <a:gd name="T28" fmla="*/ 9 w 15"/>
                              <a:gd name="T29" fmla="*/ 23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5" h="33">
                                <a:moveTo>
                                  <a:pt x="10" y="27"/>
                                </a:moveTo>
                                <a:cubicBezTo>
                                  <a:pt x="5" y="27"/>
                                  <a:pt x="5" y="27"/>
                                  <a:pt x="5" y="27"/>
                                </a:cubicBezTo>
                                <a:cubicBezTo>
                                  <a:pt x="4" y="33"/>
                                  <a:pt x="4" y="33"/>
                                  <a:pt x="4" y="33"/>
                                </a:cubicBezTo>
                                <a:cubicBezTo>
                                  <a:pt x="0" y="33"/>
                                  <a:pt x="0" y="33"/>
                                  <a:pt x="0" y="33"/>
                                </a:cubicBez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10" y="0"/>
                                  <a:pt x="10" y="0"/>
                                  <a:pt x="10" y="0"/>
                                </a:cubicBezTo>
                                <a:cubicBezTo>
                                  <a:pt x="15" y="33"/>
                                  <a:pt x="15" y="33"/>
                                  <a:pt x="15" y="33"/>
                                </a:cubicBezTo>
                                <a:cubicBezTo>
                                  <a:pt x="11" y="33"/>
                                  <a:pt x="11" y="33"/>
                                  <a:pt x="11" y="33"/>
                                </a:cubicBezTo>
                                <a:lnTo>
                                  <a:pt x="10" y="27"/>
                                </a:lnTo>
                                <a:close/>
                                <a:moveTo>
                                  <a:pt x="9" y="23"/>
                                </a:moveTo>
                                <a:cubicBezTo>
                                  <a:pt x="8" y="12"/>
                                  <a:pt x="8" y="12"/>
                                  <a:pt x="8" y="12"/>
                                </a:cubicBezTo>
                                <a:cubicBezTo>
                                  <a:pt x="7" y="9"/>
                                  <a:pt x="7" y="7"/>
                                  <a:pt x="7" y="5"/>
                                </a:cubicBezTo>
                                <a:cubicBezTo>
                                  <a:pt x="7" y="7"/>
                                  <a:pt x="7" y="9"/>
                                  <a:pt x="6" y="12"/>
                                </a:cubicBezTo>
                                <a:cubicBezTo>
                                  <a:pt x="5" y="23"/>
                                  <a:pt x="5" y="23"/>
                                  <a:pt x="5" y="23"/>
                                </a:cubicBezTo>
                                <a:lnTo>
                                  <a:pt x="9" y="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60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10"/>
                        <wps:cNvSpPr>
                          <a:spLocks noEditPoints="1"/>
                        </wps:cNvSpPr>
                        <wps:spPr bwMode="auto">
                          <a:xfrm>
                            <a:off x="2134310" y="573995"/>
                            <a:ext cx="34815" cy="110316"/>
                          </a:xfrm>
                          <a:custGeom>
                            <a:avLst/>
                            <a:gdLst>
                              <a:gd name="T0" fmla="*/ 11 w 11"/>
                              <a:gd name="T1" fmla="*/ 0 h 35"/>
                              <a:gd name="T2" fmla="*/ 11 w 11"/>
                              <a:gd name="T3" fmla="*/ 28 h 35"/>
                              <a:gd name="T4" fmla="*/ 10 w 11"/>
                              <a:gd name="T5" fmla="*/ 33 h 35"/>
                              <a:gd name="T6" fmla="*/ 6 w 11"/>
                              <a:gd name="T7" fmla="*/ 35 h 35"/>
                              <a:gd name="T8" fmla="*/ 2 w 11"/>
                              <a:gd name="T9" fmla="*/ 34 h 35"/>
                              <a:gd name="T10" fmla="*/ 0 w 11"/>
                              <a:gd name="T11" fmla="*/ 31 h 35"/>
                              <a:gd name="T12" fmla="*/ 0 w 11"/>
                              <a:gd name="T13" fmla="*/ 29 h 35"/>
                              <a:gd name="T14" fmla="*/ 4 w 11"/>
                              <a:gd name="T15" fmla="*/ 29 h 35"/>
                              <a:gd name="T16" fmla="*/ 6 w 11"/>
                              <a:gd name="T17" fmla="*/ 31 h 35"/>
                              <a:gd name="T18" fmla="*/ 7 w 11"/>
                              <a:gd name="T19" fmla="*/ 29 h 35"/>
                              <a:gd name="T20" fmla="*/ 7 w 11"/>
                              <a:gd name="T21" fmla="*/ 25 h 35"/>
                              <a:gd name="T22" fmla="*/ 4 w 11"/>
                              <a:gd name="T23" fmla="*/ 27 h 35"/>
                              <a:gd name="T24" fmla="*/ 1 w 11"/>
                              <a:gd name="T25" fmla="*/ 25 h 35"/>
                              <a:gd name="T26" fmla="*/ 0 w 11"/>
                              <a:gd name="T27" fmla="*/ 24 h 35"/>
                              <a:gd name="T28" fmla="*/ 0 w 11"/>
                              <a:gd name="T29" fmla="*/ 21 h 35"/>
                              <a:gd name="T30" fmla="*/ 0 w 11"/>
                              <a:gd name="T31" fmla="*/ 6 h 35"/>
                              <a:gd name="T32" fmla="*/ 0 w 11"/>
                              <a:gd name="T33" fmla="*/ 2 h 35"/>
                              <a:gd name="T34" fmla="*/ 4 w 11"/>
                              <a:gd name="T35" fmla="*/ 0 h 35"/>
                              <a:gd name="T36" fmla="*/ 7 w 11"/>
                              <a:gd name="T37" fmla="*/ 2 h 35"/>
                              <a:gd name="T38" fmla="*/ 7 w 11"/>
                              <a:gd name="T39" fmla="*/ 0 h 35"/>
                              <a:gd name="T40" fmla="*/ 11 w 11"/>
                              <a:gd name="T41" fmla="*/ 0 h 35"/>
                              <a:gd name="T42" fmla="*/ 4 w 11"/>
                              <a:gd name="T43" fmla="*/ 7 h 35"/>
                              <a:gd name="T44" fmla="*/ 4 w 11"/>
                              <a:gd name="T45" fmla="*/ 20 h 35"/>
                              <a:gd name="T46" fmla="*/ 4 w 11"/>
                              <a:gd name="T47" fmla="*/ 22 h 35"/>
                              <a:gd name="T48" fmla="*/ 6 w 11"/>
                              <a:gd name="T49" fmla="*/ 23 h 35"/>
                              <a:gd name="T50" fmla="*/ 7 w 11"/>
                              <a:gd name="T51" fmla="*/ 23 h 35"/>
                              <a:gd name="T52" fmla="*/ 7 w 11"/>
                              <a:gd name="T53" fmla="*/ 20 h 35"/>
                              <a:gd name="T54" fmla="*/ 7 w 11"/>
                              <a:gd name="T55" fmla="*/ 7 h 35"/>
                              <a:gd name="T56" fmla="*/ 7 w 11"/>
                              <a:gd name="T57" fmla="*/ 4 h 35"/>
                              <a:gd name="T58" fmla="*/ 6 w 11"/>
                              <a:gd name="T59" fmla="*/ 3 h 35"/>
                              <a:gd name="T60" fmla="*/ 4 w 11"/>
                              <a:gd name="T61" fmla="*/ 4 h 35"/>
                              <a:gd name="T62" fmla="*/ 4 w 11"/>
                              <a:gd name="T63" fmla="*/ 7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1" h="35">
                                <a:moveTo>
                                  <a:pt x="11" y="0"/>
                                </a:moveTo>
                                <a:cubicBezTo>
                                  <a:pt x="11" y="28"/>
                                  <a:pt x="11" y="28"/>
                                  <a:pt x="11" y="28"/>
                                </a:cubicBezTo>
                                <a:cubicBezTo>
                                  <a:pt x="11" y="31"/>
                                  <a:pt x="11" y="32"/>
                                  <a:pt x="10" y="33"/>
                                </a:cubicBezTo>
                                <a:cubicBezTo>
                                  <a:pt x="9" y="34"/>
                                  <a:pt x="7" y="35"/>
                                  <a:pt x="6" y="35"/>
                                </a:cubicBezTo>
                                <a:cubicBezTo>
                                  <a:pt x="4" y="35"/>
                                  <a:pt x="3" y="34"/>
                                  <a:pt x="2" y="34"/>
                                </a:cubicBezTo>
                                <a:cubicBezTo>
                                  <a:pt x="1" y="33"/>
                                  <a:pt x="0" y="32"/>
                                  <a:pt x="0" y="31"/>
                                </a:cubicBezTo>
                                <a:cubicBezTo>
                                  <a:pt x="0" y="31"/>
                                  <a:pt x="0" y="30"/>
                                  <a:pt x="0" y="29"/>
                                </a:cubicBezTo>
                                <a:cubicBezTo>
                                  <a:pt x="4" y="29"/>
                                  <a:pt x="4" y="29"/>
                                  <a:pt x="4" y="29"/>
                                </a:cubicBezTo>
                                <a:cubicBezTo>
                                  <a:pt x="4" y="31"/>
                                  <a:pt x="4" y="31"/>
                                  <a:pt x="6" y="31"/>
                                </a:cubicBezTo>
                                <a:cubicBezTo>
                                  <a:pt x="7" y="31"/>
                                  <a:pt x="7" y="31"/>
                                  <a:pt x="7" y="29"/>
                                </a:cubicBezTo>
                                <a:cubicBezTo>
                                  <a:pt x="7" y="25"/>
                                  <a:pt x="7" y="25"/>
                                  <a:pt x="7" y="25"/>
                                </a:cubicBezTo>
                                <a:cubicBezTo>
                                  <a:pt x="7" y="26"/>
                                  <a:pt x="5" y="27"/>
                                  <a:pt x="4" y="27"/>
                                </a:cubicBezTo>
                                <a:cubicBezTo>
                                  <a:pt x="2" y="27"/>
                                  <a:pt x="1" y="26"/>
                                  <a:pt x="1" y="25"/>
                                </a:cubicBezTo>
                                <a:cubicBezTo>
                                  <a:pt x="0" y="25"/>
                                  <a:pt x="0" y="24"/>
                                  <a:pt x="0" y="24"/>
                                </a:cubicBezTo>
                                <a:cubicBezTo>
                                  <a:pt x="0" y="23"/>
                                  <a:pt x="0" y="22"/>
                                  <a:pt x="0" y="21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0" y="4"/>
                                  <a:pt x="0" y="3"/>
                                  <a:pt x="0" y="2"/>
                                </a:cubicBezTo>
                                <a:cubicBezTo>
                                  <a:pt x="1" y="1"/>
                                  <a:pt x="2" y="0"/>
                                  <a:pt x="4" y="0"/>
                                </a:cubicBezTo>
                                <a:cubicBezTo>
                                  <a:pt x="5" y="0"/>
                                  <a:pt x="6" y="1"/>
                                  <a:pt x="7" y="2"/>
                                </a:cubicBezTo>
                                <a:cubicBezTo>
                                  <a:pt x="7" y="0"/>
                                  <a:pt x="7" y="0"/>
                                  <a:pt x="7" y="0"/>
                                </a:cubicBezTo>
                                <a:lnTo>
                                  <a:pt x="11" y="0"/>
                                </a:lnTo>
                                <a:close/>
                                <a:moveTo>
                                  <a:pt x="4" y="7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1"/>
                                  <a:pt x="4" y="22"/>
                                  <a:pt x="4" y="22"/>
                                </a:cubicBezTo>
                                <a:cubicBezTo>
                                  <a:pt x="4" y="23"/>
                                  <a:pt x="5" y="23"/>
                                  <a:pt x="6" y="23"/>
                                </a:cubicBezTo>
                                <a:cubicBezTo>
                                  <a:pt x="6" y="23"/>
                                  <a:pt x="7" y="23"/>
                                  <a:pt x="7" y="23"/>
                                </a:cubicBezTo>
                                <a:cubicBezTo>
                                  <a:pt x="7" y="22"/>
                                  <a:pt x="7" y="21"/>
                                  <a:pt x="7" y="20"/>
                                </a:cubicBezTo>
                                <a:cubicBezTo>
                                  <a:pt x="7" y="7"/>
                                  <a:pt x="7" y="7"/>
                                  <a:pt x="7" y="7"/>
                                </a:cubicBezTo>
                                <a:cubicBezTo>
                                  <a:pt x="7" y="6"/>
                                  <a:pt x="7" y="5"/>
                                  <a:pt x="7" y="4"/>
                                </a:cubicBezTo>
                                <a:cubicBezTo>
                                  <a:pt x="7" y="4"/>
                                  <a:pt x="6" y="3"/>
                                  <a:pt x="6" y="3"/>
                                </a:cubicBezTo>
                                <a:cubicBezTo>
                                  <a:pt x="5" y="3"/>
                                  <a:pt x="4" y="4"/>
                                  <a:pt x="4" y="4"/>
                                </a:cubicBezTo>
                                <a:cubicBezTo>
                                  <a:pt x="4" y="5"/>
                                  <a:pt x="4" y="5"/>
                                  <a:pt x="4" y="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F60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11"/>
                        <wps:cNvSpPr>
                          <a:spLocks noEditPoints="1"/>
                        </wps:cNvSpPr>
                        <wps:spPr bwMode="auto">
                          <a:xfrm>
                            <a:off x="2181516" y="573995"/>
                            <a:ext cx="38355" cy="85539"/>
                          </a:xfrm>
                          <a:custGeom>
                            <a:avLst/>
                            <a:gdLst>
                              <a:gd name="T0" fmla="*/ 8 w 12"/>
                              <a:gd name="T1" fmla="*/ 17 h 27"/>
                              <a:gd name="T2" fmla="*/ 12 w 12"/>
                              <a:gd name="T3" fmla="*/ 17 h 27"/>
                              <a:gd name="T4" fmla="*/ 12 w 12"/>
                              <a:gd name="T5" fmla="*/ 20 h 27"/>
                              <a:gd name="T6" fmla="*/ 11 w 12"/>
                              <a:gd name="T7" fmla="*/ 23 h 27"/>
                              <a:gd name="T8" fmla="*/ 10 w 12"/>
                              <a:gd name="T9" fmla="*/ 25 h 27"/>
                              <a:gd name="T10" fmla="*/ 6 w 12"/>
                              <a:gd name="T11" fmla="*/ 27 h 27"/>
                              <a:gd name="T12" fmla="*/ 1 w 12"/>
                              <a:gd name="T13" fmla="*/ 25 h 27"/>
                              <a:gd name="T14" fmla="*/ 0 w 12"/>
                              <a:gd name="T15" fmla="*/ 23 h 27"/>
                              <a:gd name="T16" fmla="*/ 0 w 12"/>
                              <a:gd name="T17" fmla="*/ 20 h 27"/>
                              <a:gd name="T18" fmla="*/ 0 w 12"/>
                              <a:gd name="T19" fmla="*/ 7 h 27"/>
                              <a:gd name="T20" fmla="*/ 0 w 12"/>
                              <a:gd name="T21" fmla="*/ 4 h 27"/>
                              <a:gd name="T22" fmla="*/ 1 w 12"/>
                              <a:gd name="T23" fmla="*/ 2 h 27"/>
                              <a:gd name="T24" fmla="*/ 6 w 12"/>
                              <a:gd name="T25" fmla="*/ 0 h 27"/>
                              <a:gd name="T26" fmla="*/ 10 w 12"/>
                              <a:gd name="T27" fmla="*/ 2 h 27"/>
                              <a:gd name="T28" fmla="*/ 11 w 12"/>
                              <a:gd name="T29" fmla="*/ 4 h 27"/>
                              <a:gd name="T30" fmla="*/ 12 w 12"/>
                              <a:gd name="T31" fmla="*/ 7 h 27"/>
                              <a:gd name="T32" fmla="*/ 12 w 12"/>
                              <a:gd name="T33" fmla="*/ 14 h 27"/>
                              <a:gd name="T34" fmla="*/ 4 w 12"/>
                              <a:gd name="T35" fmla="*/ 14 h 27"/>
                              <a:gd name="T36" fmla="*/ 4 w 12"/>
                              <a:gd name="T37" fmla="*/ 20 h 27"/>
                              <a:gd name="T38" fmla="*/ 4 w 12"/>
                              <a:gd name="T39" fmla="*/ 23 h 27"/>
                              <a:gd name="T40" fmla="*/ 6 w 12"/>
                              <a:gd name="T41" fmla="*/ 24 h 27"/>
                              <a:gd name="T42" fmla="*/ 7 w 12"/>
                              <a:gd name="T43" fmla="*/ 23 h 27"/>
                              <a:gd name="T44" fmla="*/ 8 w 12"/>
                              <a:gd name="T45" fmla="*/ 20 h 27"/>
                              <a:gd name="T46" fmla="*/ 8 w 12"/>
                              <a:gd name="T47" fmla="*/ 17 h 27"/>
                              <a:gd name="T48" fmla="*/ 4 w 12"/>
                              <a:gd name="T49" fmla="*/ 11 h 27"/>
                              <a:gd name="T50" fmla="*/ 8 w 12"/>
                              <a:gd name="T51" fmla="*/ 11 h 27"/>
                              <a:gd name="T52" fmla="*/ 8 w 12"/>
                              <a:gd name="T53" fmla="*/ 7 h 27"/>
                              <a:gd name="T54" fmla="*/ 7 w 12"/>
                              <a:gd name="T55" fmla="*/ 4 h 27"/>
                              <a:gd name="T56" fmla="*/ 6 w 12"/>
                              <a:gd name="T57" fmla="*/ 3 h 27"/>
                              <a:gd name="T58" fmla="*/ 4 w 12"/>
                              <a:gd name="T59" fmla="*/ 4 h 27"/>
                              <a:gd name="T60" fmla="*/ 4 w 12"/>
                              <a:gd name="T61" fmla="*/ 7 h 27"/>
                              <a:gd name="T62" fmla="*/ 4 w 12"/>
                              <a:gd name="T63" fmla="*/ 11 h 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2" h="27">
                                <a:moveTo>
                                  <a:pt x="8" y="17"/>
                                </a:moveTo>
                                <a:cubicBezTo>
                                  <a:pt x="12" y="17"/>
                                  <a:pt x="12" y="17"/>
                                  <a:pt x="12" y="17"/>
                                </a:cubicBezTo>
                                <a:cubicBezTo>
                                  <a:pt x="12" y="20"/>
                                  <a:pt x="12" y="20"/>
                                  <a:pt x="12" y="20"/>
                                </a:cubicBezTo>
                                <a:cubicBezTo>
                                  <a:pt x="12" y="21"/>
                                  <a:pt x="12" y="23"/>
                                  <a:pt x="11" y="23"/>
                                </a:cubicBezTo>
                                <a:cubicBezTo>
                                  <a:pt x="11" y="24"/>
                                  <a:pt x="11" y="25"/>
                                  <a:pt x="10" y="25"/>
                                </a:cubicBezTo>
                                <a:cubicBezTo>
                                  <a:pt x="9" y="26"/>
                                  <a:pt x="8" y="27"/>
                                  <a:pt x="6" y="27"/>
                                </a:cubicBezTo>
                                <a:cubicBezTo>
                                  <a:pt x="4" y="27"/>
                                  <a:pt x="2" y="26"/>
                                  <a:pt x="1" y="25"/>
                                </a:cubicBezTo>
                                <a:cubicBezTo>
                                  <a:pt x="1" y="25"/>
                                  <a:pt x="0" y="24"/>
                                  <a:pt x="0" y="23"/>
                                </a:cubicBezTo>
                                <a:cubicBezTo>
                                  <a:pt x="0" y="23"/>
                                  <a:pt x="0" y="21"/>
                                  <a:pt x="0" y="20"/>
                                </a:cubicBezTo>
                                <a:cubicBezTo>
                                  <a:pt x="0" y="7"/>
                                  <a:pt x="0" y="7"/>
                                  <a:pt x="0" y="7"/>
                                </a:cubicBezTo>
                                <a:cubicBezTo>
                                  <a:pt x="0" y="5"/>
                                  <a:pt x="0" y="4"/>
                                  <a:pt x="0" y="4"/>
                                </a:cubicBezTo>
                                <a:cubicBezTo>
                                  <a:pt x="0" y="3"/>
                                  <a:pt x="1" y="2"/>
                                  <a:pt x="1" y="2"/>
                                </a:cubicBezTo>
                                <a:cubicBezTo>
                                  <a:pt x="2" y="1"/>
                                  <a:pt x="4" y="0"/>
                                  <a:pt x="6" y="0"/>
                                </a:cubicBezTo>
                                <a:cubicBezTo>
                                  <a:pt x="8" y="0"/>
                                  <a:pt x="9" y="1"/>
                                  <a:pt x="10" y="2"/>
                                </a:cubicBezTo>
                                <a:cubicBezTo>
                                  <a:pt x="11" y="2"/>
                                  <a:pt x="11" y="3"/>
                                  <a:pt x="11" y="4"/>
                                </a:cubicBezTo>
                                <a:cubicBezTo>
                                  <a:pt x="12" y="4"/>
                                  <a:pt x="12" y="5"/>
                                  <a:pt x="12" y="7"/>
                                </a:cubicBezTo>
                                <a:cubicBezTo>
                                  <a:pt x="12" y="14"/>
                                  <a:pt x="12" y="14"/>
                                  <a:pt x="12" y="14"/>
                                </a:cubicBezTo>
                                <a:cubicBezTo>
                                  <a:pt x="4" y="14"/>
                                  <a:pt x="4" y="14"/>
                                  <a:pt x="4" y="14"/>
                                </a:cubicBez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1"/>
                                  <a:pt x="4" y="22"/>
                                  <a:pt x="4" y="23"/>
                                </a:cubicBezTo>
                                <a:cubicBezTo>
                                  <a:pt x="5" y="23"/>
                                  <a:pt x="5" y="24"/>
                                  <a:pt x="6" y="24"/>
                                </a:cubicBezTo>
                                <a:cubicBezTo>
                                  <a:pt x="7" y="24"/>
                                  <a:pt x="7" y="23"/>
                                  <a:pt x="7" y="23"/>
                                </a:cubicBezTo>
                                <a:cubicBezTo>
                                  <a:pt x="8" y="22"/>
                                  <a:pt x="8" y="22"/>
                                  <a:pt x="8" y="20"/>
                                </a:cubicBezTo>
                                <a:lnTo>
                                  <a:pt x="8" y="17"/>
                                </a:lnTo>
                                <a:close/>
                                <a:moveTo>
                                  <a:pt x="4" y="11"/>
                                </a:moveTo>
                                <a:cubicBezTo>
                                  <a:pt x="8" y="11"/>
                                  <a:pt x="8" y="11"/>
                                  <a:pt x="8" y="11"/>
                                </a:cubicBezTo>
                                <a:cubicBezTo>
                                  <a:pt x="8" y="7"/>
                                  <a:pt x="8" y="7"/>
                                  <a:pt x="8" y="7"/>
                                </a:cubicBezTo>
                                <a:cubicBezTo>
                                  <a:pt x="8" y="5"/>
                                  <a:pt x="8" y="5"/>
                                  <a:pt x="7" y="4"/>
                                </a:cubicBezTo>
                                <a:cubicBezTo>
                                  <a:pt x="7" y="4"/>
                                  <a:pt x="7" y="3"/>
                                  <a:pt x="6" y="3"/>
                                </a:cubicBezTo>
                                <a:cubicBezTo>
                                  <a:pt x="5" y="3"/>
                                  <a:pt x="5" y="3"/>
                                  <a:pt x="4" y="4"/>
                                </a:cubicBezTo>
                                <a:cubicBezTo>
                                  <a:pt x="4" y="4"/>
                                  <a:pt x="4" y="5"/>
                                  <a:pt x="4" y="7"/>
                                </a:cubicBezTo>
                                <a:lnTo>
                                  <a:pt x="4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60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12"/>
                        <wps:cNvSpPr>
                          <a:spLocks/>
                        </wps:cNvSpPr>
                        <wps:spPr bwMode="auto">
                          <a:xfrm>
                            <a:off x="2229313" y="573995"/>
                            <a:ext cx="37765" cy="81999"/>
                          </a:xfrm>
                          <a:custGeom>
                            <a:avLst/>
                            <a:gdLst>
                              <a:gd name="T0" fmla="*/ 4 w 12"/>
                              <a:gd name="T1" fmla="*/ 0 h 26"/>
                              <a:gd name="T2" fmla="*/ 4 w 12"/>
                              <a:gd name="T3" fmla="*/ 2 h 26"/>
                              <a:gd name="T4" fmla="*/ 8 w 12"/>
                              <a:gd name="T5" fmla="*/ 0 h 26"/>
                              <a:gd name="T6" fmla="*/ 11 w 12"/>
                              <a:gd name="T7" fmla="*/ 2 h 26"/>
                              <a:gd name="T8" fmla="*/ 12 w 12"/>
                              <a:gd name="T9" fmla="*/ 6 h 26"/>
                              <a:gd name="T10" fmla="*/ 12 w 12"/>
                              <a:gd name="T11" fmla="*/ 26 h 26"/>
                              <a:gd name="T12" fmla="*/ 8 w 12"/>
                              <a:gd name="T13" fmla="*/ 26 h 26"/>
                              <a:gd name="T14" fmla="*/ 8 w 12"/>
                              <a:gd name="T15" fmla="*/ 7 h 26"/>
                              <a:gd name="T16" fmla="*/ 8 w 12"/>
                              <a:gd name="T17" fmla="*/ 4 h 26"/>
                              <a:gd name="T18" fmla="*/ 6 w 12"/>
                              <a:gd name="T19" fmla="*/ 3 h 26"/>
                              <a:gd name="T20" fmla="*/ 5 w 12"/>
                              <a:gd name="T21" fmla="*/ 4 h 26"/>
                              <a:gd name="T22" fmla="*/ 4 w 12"/>
                              <a:gd name="T23" fmla="*/ 7 h 26"/>
                              <a:gd name="T24" fmla="*/ 4 w 12"/>
                              <a:gd name="T25" fmla="*/ 26 h 26"/>
                              <a:gd name="T26" fmla="*/ 0 w 12"/>
                              <a:gd name="T27" fmla="*/ 26 h 26"/>
                              <a:gd name="T28" fmla="*/ 0 w 12"/>
                              <a:gd name="T29" fmla="*/ 0 h 26"/>
                              <a:gd name="T30" fmla="*/ 4 w 12"/>
                              <a:gd name="T31" fmla="*/ 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" h="26">
                                <a:moveTo>
                                  <a:pt x="4" y="0"/>
                                </a:moveTo>
                                <a:cubicBezTo>
                                  <a:pt x="4" y="2"/>
                                  <a:pt x="4" y="2"/>
                                  <a:pt x="4" y="2"/>
                                </a:cubicBezTo>
                                <a:cubicBezTo>
                                  <a:pt x="5" y="1"/>
                                  <a:pt x="7" y="0"/>
                                  <a:pt x="8" y="0"/>
                                </a:cubicBezTo>
                                <a:cubicBezTo>
                                  <a:pt x="10" y="0"/>
                                  <a:pt x="11" y="1"/>
                                  <a:pt x="11" y="2"/>
                                </a:cubicBezTo>
                                <a:cubicBezTo>
                                  <a:pt x="12" y="3"/>
                                  <a:pt x="12" y="4"/>
                                  <a:pt x="12" y="6"/>
                                </a:cubicBezTo>
                                <a:cubicBezTo>
                                  <a:pt x="12" y="26"/>
                                  <a:pt x="12" y="26"/>
                                  <a:pt x="12" y="26"/>
                                </a:cubicBezTo>
                                <a:cubicBezTo>
                                  <a:pt x="8" y="26"/>
                                  <a:pt x="8" y="26"/>
                                  <a:pt x="8" y="26"/>
                                </a:cubicBezTo>
                                <a:cubicBezTo>
                                  <a:pt x="8" y="7"/>
                                  <a:pt x="8" y="7"/>
                                  <a:pt x="8" y="7"/>
                                </a:cubicBezTo>
                                <a:cubicBezTo>
                                  <a:pt x="8" y="6"/>
                                  <a:pt x="8" y="5"/>
                                  <a:pt x="8" y="4"/>
                                </a:cubicBezTo>
                                <a:cubicBezTo>
                                  <a:pt x="7" y="4"/>
                                  <a:pt x="7" y="3"/>
                                  <a:pt x="6" y="3"/>
                                </a:cubicBezTo>
                                <a:cubicBezTo>
                                  <a:pt x="5" y="3"/>
                                  <a:pt x="5" y="4"/>
                                  <a:pt x="5" y="4"/>
                                </a:cubicBezTo>
                                <a:cubicBezTo>
                                  <a:pt x="4" y="5"/>
                                  <a:pt x="4" y="5"/>
                                  <a:pt x="4" y="7"/>
                                </a:cubicBezTo>
                                <a:cubicBezTo>
                                  <a:pt x="4" y="26"/>
                                  <a:pt x="4" y="26"/>
                                  <a:pt x="4" y="26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lnTo>
                                  <a:pt x="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60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Freeform 13"/>
                        <wps:cNvSpPr>
                          <a:spLocks/>
                        </wps:cNvSpPr>
                        <wps:spPr bwMode="auto">
                          <a:xfrm>
                            <a:off x="2279469" y="573995"/>
                            <a:ext cx="34815" cy="85539"/>
                          </a:xfrm>
                          <a:custGeom>
                            <a:avLst/>
                            <a:gdLst>
                              <a:gd name="T0" fmla="*/ 7 w 11"/>
                              <a:gd name="T1" fmla="*/ 16 h 27"/>
                              <a:gd name="T2" fmla="*/ 11 w 11"/>
                              <a:gd name="T3" fmla="*/ 16 h 27"/>
                              <a:gd name="T4" fmla="*/ 11 w 11"/>
                              <a:gd name="T5" fmla="*/ 20 h 27"/>
                              <a:gd name="T6" fmla="*/ 11 w 11"/>
                              <a:gd name="T7" fmla="*/ 23 h 27"/>
                              <a:gd name="T8" fmla="*/ 10 w 11"/>
                              <a:gd name="T9" fmla="*/ 25 h 27"/>
                              <a:gd name="T10" fmla="*/ 5 w 11"/>
                              <a:gd name="T11" fmla="*/ 27 h 27"/>
                              <a:gd name="T12" fmla="*/ 1 w 11"/>
                              <a:gd name="T13" fmla="*/ 25 h 27"/>
                              <a:gd name="T14" fmla="*/ 0 w 11"/>
                              <a:gd name="T15" fmla="*/ 23 h 27"/>
                              <a:gd name="T16" fmla="*/ 0 w 11"/>
                              <a:gd name="T17" fmla="*/ 20 h 27"/>
                              <a:gd name="T18" fmla="*/ 0 w 11"/>
                              <a:gd name="T19" fmla="*/ 7 h 27"/>
                              <a:gd name="T20" fmla="*/ 0 w 11"/>
                              <a:gd name="T21" fmla="*/ 4 h 27"/>
                              <a:gd name="T22" fmla="*/ 1 w 11"/>
                              <a:gd name="T23" fmla="*/ 2 h 27"/>
                              <a:gd name="T24" fmla="*/ 5 w 11"/>
                              <a:gd name="T25" fmla="*/ 0 h 27"/>
                              <a:gd name="T26" fmla="*/ 10 w 11"/>
                              <a:gd name="T27" fmla="*/ 2 h 27"/>
                              <a:gd name="T28" fmla="*/ 11 w 11"/>
                              <a:gd name="T29" fmla="*/ 4 h 27"/>
                              <a:gd name="T30" fmla="*/ 11 w 11"/>
                              <a:gd name="T31" fmla="*/ 7 h 27"/>
                              <a:gd name="T32" fmla="*/ 11 w 11"/>
                              <a:gd name="T33" fmla="*/ 10 h 27"/>
                              <a:gd name="T34" fmla="*/ 7 w 11"/>
                              <a:gd name="T35" fmla="*/ 10 h 27"/>
                              <a:gd name="T36" fmla="*/ 7 w 11"/>
                              <a:gd name="T37" fmla="*/ 7 h 27"/>
                              <a:gd name="T38" fmla="*/ 7 w 11"/>
                              <a:gd name="T39" fmla="*/ 4 h 27"/>
                              <a:gd name="T40" fmla="*/ 5 w 11"/>
                              <a:gd name="T41" fmla="*/ 3 h 27"/>
                              <a:gd name="T42" fmla="*/ 4 w 11"/>
                              <a:gd name="T43" fmla="*/ 4 h 27"/>
                              <a:gd name="T44" fmla="*/ 4 w 11"/>
                              <a:gd name="T45" fmla="*/ 7 h 27"/>
                              <a:gd name="T46" fmla="*/ 4 w 11"/>
                              <a:gd name="T47" fmla="*/ 20 h 27"/>
                              <a:gd name="T48" fmla="*/ 4 w 11"/>
                              <a:gd name="T49" fmla="*/ 23 h 27"/>
                              <a:gd name="T50" fmla="*/ 5 w 11"/>
                              <a:gd name="T51" fmla="*/ 24 h 27"/>
                              <a:gd name="T52" fmla="*/ 7 w 11"/>
                              <a:gd name="T53" fmla="*/ 23 h 27"/>
                              <a:gd name="T54" fmla="*/ 7 w 11"/>
                              <a:gd name="T55" fmla="*/ 20 h 27"/>
                              <a:gd name="T56" fmla="*/ 7 w 11"/>
                              <a:gd name="T57" fmla="*/ 16 h 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1" h="27">
                                <a:moveTo>
                                  <a:pt x="7" y="16"/>
                                </a:moveTo>
                                <a:cubicBezTo>
                                  <a:pt x="11" y="16"/>
                                  <a:pt x="11" y="16"/>
                                  <a:pt x="11" y="16"/>
                                </a:cubicBezTo>
                                <a:cubicBezTo>
                                  <a:pt x="11" y="20"/>
                                  <a:pt x="11" y="20"/>
                                  <a:pt x="11" y="20"/>
                                </a:cubicBezTo>
                                <a:cubicBezTo>
                                  <a:pt x="11" y="21"/>
                                  <a:pt x="11" y="23"/>
                                  <a:pt x="11" y="23"/>
                                </a:cubicBezTo>
                                <a:cubicBezTo>
                                  <a:pt x="11" y="24"/>
                                  <a:pt x="10" y="25"/>
                                  <a:pt x="10" y="25"/>
                                </a:cubicBezTo>
                                <a:cubicBezTo>
                                  <a:pt x="9" y="26"/>
                                  <a:pt x="7" y="27"/>
                                  <a:pt x="5" y="27"/>
                                </a:cubicBezTo>
                                <a:cubicBezTo>
                                  <a:pt x="3" y="27"/>
                                  <a:pt x="2" y="26"/>
                                  <a:pt x="1" y="25"/>
                                </a:cubicBezTo>
                                <a:cubicBezTo>
                                  <a:pt x="0" y="25"/>
                                  <a:pt x="0" y="24"/>
                                  <a:pt x="0" y="23"/>
                                </a:cubicBezTo>
                                <a:cubicBezTo>
                                  <a:pt x="0" y="23"/>
                                  <a:pt x="0" y="21"/>
                                  <a:pt x="0" y="20"/>
                                </a:cubicBezTo>
                                <a:cubicBezTo>
                                  <a:pt x="0" y="7"/>
                                  <a:pt x="0" y="7"/>
                                  <a:pt x="0" y="7"/>
                                </a:cubicBezTo>
                                <a:cubicBezTo>
                                  <a:pt x="0" y="5"/>
                                  <a:pt x="0" y="4"/>
                                  <a:pt x="0" y="4"/>
                                </a:cubicBezTo>
                                <a:cubicBezTo>
                                  <a:pt x="0" y="3"/>
                                  <a:pt x="0" y="2"/>
                                  <a:pt x="1" y="2"/>
                                </a:cubicBezTo>
                                <a:cubicBezTo>
                                  <a:pt x="2" y="1"/>
                                  <a:pt x="3" y="0"/>
                                  <a:pt x="5" y="0"/>
                                </a:cubicBezTo>
                                <a:cubicBezTo>
                                  <a:pt x="7" y="0"/>
                                  <a:pt x="9" y="1"/>
                                  <a:pt x="10" y="2"/>
                                </a:cubicBezTo>
                                <a:cubicBezTo>
                                  <a:pt x="10" y="2"/>
                                  <a:pt x="11" y="3"/>
                                  <a:pt x="11" y="4"/>
                                </a:cubicBezTo>
                                <a:cubicBezTo>
                                  <a:pt x="11" y="4"/>
                                  <a:pt x="11" y="5"/>
                                  <a:pt x="11" y="7"/>
                                </a:cubicBezTo>
                                <a:cubicBezTo>
                                  <a:pt x="11" y="10"/>
                                  <a:pt x="11" y="10"/>
                                  <a:pt x="11" y="10"/>
                                </a:cubicBezTo>
                                <a:cubicBezTo>
                                  <a:pt x="7" y="10"/>
                                  <a:pt x="7" y="10"/>
                                  <a:pt x="7" y="10"/>
                                </a:cubicBezTo>
                                <a:cubicBezTo>
                                  <a:pt x="7" y="7"/>
                                  <a:pt x="7" y="7"/>
                                  <a:pt x="7" y="7"/>
                                </a:cubicBezTo>
                                <a:cubicBezTo>
                                  <a:pt x="7" y="5"/>
                                  <a:pt x="7" y="5"/>
                                  <a:pt x="7" y="4"/>
                                </a:cubicBezTo>
                                <a:cubicBezTo>
                                  <a:pt x="7" y="4"/>
                                  <a:pt x="6" y="3"/>
                                  <a:pt x="5" y="3"/>
                                </a:cubicBezTo>
                                <a:cubicBezTo>
                                  <a:pt x="5" y="3"/>
                                  <a:pt x="4" y="3"/>
                                  <a:pt x="4" y="4"/>
                                </a:cubicBezTo>
                                <a:cubicBezTo>
                                  <a:pt x="4" y="4"/>
                                  <a:pt x="4" y="5"/>
                                  <a:pt x="4" y="7"/>
                                </a:cubicBez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1"/>
                                  <a:pt x="4" y="22"/>
                                  <a:pt x="4" y="23"/>
                                </a:cubicBezTo>
                                <a:cubicBezTo>
                                  <a:pt x="4" y="23"/>
                                  <a:pt x="5" y="24"/>
                                  <a:pt x="5" y="24"/>
                                </a:cubicBezTo>
                                <a:cubicBezTo>
                                  <a:pt x="6" y="24"/>
                                  <a:pt x="7" y="23"/>
                                  <a:pt x="7" y="23"/>
                                </a:cubicBezTo>
                                <a:cubicBezTo>
                                  <a:pt x="7" y="22"/>
                                  <a:pt x="7" y="22"/>
                                  <a:pt x="7" y="20"/>
                                </a:cubicBezTo>
                                <a:lnTo>
                                  <a:pt x="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60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Freeform 14"/>
                        <wps:cNvSpPr>
                          <a:spLocks noEditPoints="1"/>
                        </wps:cNvSpPr>
                        <wps:spPr bwMode="auto">
                          <a:xfrm>
                            <a:off x="2326675" y="552168"/>
                            <a:ext cx="12982" cy="103826"/>
                          </a:xfrm>
                          <a:custGeom>
                            <a:avLst/>
                            <a:gdLst>
                              <a:gd name="T0" fmla="*/ 22 w 22"/>
                              <a:gd name="T1" fmla="*/ 0 h 176"/>
                              <a:gd name="T2" fmla="*/ 22 w 22"/>
                              <a:gd name="T3" fmla="*/ 26 h 176"/>
                              <a:gd name="T4" fmla="*/ 0 w 22"/>
                              <a:gd name="T5" fmla="*/ 26 h 176"/>
                              <a:gd name="T6" fmla="*/ 0 w 22"/>
                              <a:gd name="T7" fmla="*/ 0 h 176"/>
                              <a:gd name="T8" fmla="*/ 22 w 22"/>
                              <a:gd name="T9" fmla="*/ 0 h 176"/>
                              <a:gd name="T10" fmla="*/ 22 w 22"/>
                              <a:gd name="T11" fmla="*/ 37 h 176"/>
                              <a:gd name="T12" fmla="*/ 22 w 22"/>
                              <a:gd name="T13" fmla="*/ 176 h 176"/>
                              <a:gd name="T14" fmla="*/ 0 w 22"/>
                              <a:gd name="T15" fmla="*/ 176 h 176"/>
                              <a:gd name="T16" fmla="*/ 0 w 22"/>
                              <a:gd name="T17" fmla="*/ 37 h 176"/>
                              <a:gd name="T18" fmla="*/ 22 w 22"/>
                              <a:gd name="T19" fmla="*/ 37 h 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2" h="176">
                                <a:moveTo>
                                  <a:pt x="22" y="0"/>
                                </a:moveTo>
                                <a:lnTo>
                                  <a:pt x="22" y="26"/>
                                </a:lnTo>
                                <a:lnTo>
                                  <a:pt x="0" y="26"/>
                                </a:lnTo>
                                <a:lnTo>
                                  <a:pt x="0" y="0"/>
                                </a:lnTo>
                                <a:lnTo>
                                  <a:pt x="22" y="0"/>
                                </a:lnTo>
                                <a:close/>
                                <a:moveTo>
                                  <a:pt x="22" y="37"/>
                                </a:moveTo>
                                <a:lnTo>
                                  <a:pt x="22" y="176"/>
                                </a:lnTo>
                                <a:lnTo>
                                  <a:pt x="0" y="176"/>
                                </a:lnTo>
                                <a:lnTo>
                                  <a:pt x="0" y="37"/>
                                </a:lnTo>
                                <a:lnTo>
                                  <a:pt x="22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60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15"/>
                        <wps:cNvSpPr>
                          <a:spLocks noEditPoints="1"/>
                        </wps:cNvSpPr>
                        <wps:spPr bwMode="auto">
                          <a:xfrm>
                            <a:off x="2339657" y="555117"/>
                            <a:ext cx="21833" cy="129193"/>
                          </a:xfrm>
                          <a:custGeom>
                            <a:avLst/>
                            <a:gdLst>
                              <a:gd name="T0" fmla="*/ 7 w 7"/>
                              <a:gd name="T1" fmla="*/ 6 h 41"/>
                              <a:gd name="T2" fmla="*/ 7 w 7"/>
                              <a:gd name="T3" fmla="*/ 33 h 41"/>
                              <a:gd name="T4" fmla="*/ 7 w 7"/>
                              <a:gd name="T5" fmla="*/ 37 h 41"/>
                              <a:gd name="T6" fmla="*/ 5 w 7"/>
                              <a:gd name="T7" fmla="*/ 40 h 41"/>
                              <a:gd name="T8" fmla="*/ 1 w 7"/>
                              <a:gd name="T9" fmla="*/ 41 h 41"/>
                              <a:gd name="T10" fmla="*/ 0 w 7"/>
                              <a:gd name="T11" fmla="*/ 41 h 41"/>
                              <a:gd name="T12" fmla="*/ 0 w 7"/>
                              <a:gd name="T13" fmla="*/ 37 h 41"/>
                              <a:gd name="T14" fmla="*/ 1 w 7"/>
                              <a:gd name="T15" fmla="*/ 37 h 41"/>
                              <a:gd name="T16" fmla="*/ 3 w 7"/>
                              <a:gd name="T17" fmla="*/ 37 h 41"/>
                              <a:gd name="T18" fmla="*/ 3 w 7"/>
                              <a:gd name="T19" fmla="*/ 36 h 41"/>
                              <a:gd name="T20" fmla="*/ 3 w 7"/>
                              <a:gd name="T21" fmla="*/ 33 h 41"/>
                              <a:gd name="T22" fmla="*/ 3 w 7"/>
                              <a:gd name="T23" fmla="*/ 6 h 41"/>
                              <a:gd name="T24" fmla="*/ 7 w 7"/>
                              <a:gd name="T25" fmla="*/ 6 h 41"/>
                              <a:gd name="T26" fmla="*/ 7 w 7"/>
                              <a:gd name="T27" fmla="*/ 0 h 41"/>
                              <a:gd name="T28" fmla="*/ 7 w 7"/>
                              <a:gd name="T29" fmla="*/ 5 h 41"/>
                              <a:gd name="T30" fmla="*/ 3 w 7"/>
                              <a:gd name="T31" fmla="*/ 5 h 41"/>
                              <a:gd name="T32" fmla="*/ 3 w 7"/>
                              <a:gd name="T33" fmla="*/ 0 h 41"/>
                              <a:gd name="T34" fmla="*/ 7 w 7"/>
                              <a:gd name="T35" fmla="*/ 0 h 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" h="41">
                                <a:moveTo>
                                  <a:pt x="7" y="6"/>
                                </a:moveTo>
                                <a:cubicBezTo>
                                  <a:pt x="7" y="33"/>
                                  <a:pt x="7" y="33"/>
                                  <a:pt x="7" y="33"/>
                                </a:cubicBezTo>
                                <a:cubicBezTo>
                                  <a:pt x="7" y="35"/>
                                  <a:pt x="7" y="36"/>
                                  <a:pt x="7" y="37"/>
                                </a:cubicBezTo>
                                <a:cubicBezTo>
                                  <a:pt x="7" y="38"/>
                                  <a:pt x="6" y="39"/>
                                  <a:pt x="5" y="40"/>
                                </a:cubicBezTo>
                                <a:cubicBezTo>
                                  <a:pt x="4" y="40"/>
                                  <a:pt x="3" y="41"/>
                                  <a:pt x="1" y="41"/>
                                </a:cubicBezTo>
                                <a:cubicBezTo>
                                  <a:pt x="1" y="41"/>
                                  <a:pt x="1" y="41"/>
                                  <a:pt x="0" y="41"/>
                                </a:cubicBezTo>
                                <a:cubicBezTo>
                                  <a:pt x="0" y="37"/>
                                  <a:pt x="0" y="37"/>
                                  <a:pt x="0" y="37"/>
                                </a:cubicBezTo>
                                <a:cubicBezTo>
                                  <a:pt x="1" y="37"/>
                                  <a:pt x="1" y="37"/>
                                  <a:pt x="1" y="37"/>
                                </a:cubicBezTo>
                                <a:cubicBezTo>
                                  <a:pt x="2" y="37"/>
                                  <a:pt x="3" y="37"/>
                                  <a:pt x="3" y="37"/>
                                </a:cubicBezTo>
                                <a:cubicBezTo>
                                  <a:pt x="3" y="36"/>
                                  <a:pt x="3" y="36"/>
                                  <a:pt x="3" y="36"/>
                                </a:cubicBezTo>
                                <a:cubicBezTo>
                                  <a:pt x="3" y="35"/>
                                  <a:pt x="3" y="35"/>
                                  <a:pt x="3" y="33"/>
                                </a:cubicBezTo>
                                <a:cubicBezTo>
                                  <a:pt x="3" y="6"/>
                                  <a:pt x="3" y="6"/>
                                  <a:pt x="3" y="6"/>
                                </a:cubicBezTo>
                                <a:lnTo>
                                  <a:pt x="7" y="6"/>
                                </a:lnTo>
                                <a:close/>
                                <a:moveTo>
                                  <a:pt x="7" y="0"/>
                                </a:moveTo>
                                <a:cubicBezTo>
                                  <a:pt x="7" y="5"/>
                                  <a:pt x="7" y="5"/>
                                  <a:pt x="7" y="5"/>
                                </a:cubicBezTo>
                                <a:cubicBezTo>
                                  <a:pt x="3" y="5"/>
                                  <a:pt x="3" y="5"/>
                                  <a:pt x="3" y="5"/>
                                </a:cubicBezTo>
                                <a:cubicBezTo>
                                  <a:pt x="3" y="0"/>
                                  <a:pt x="3" y="0"/>
                                  <a:pt x="3" y="0"/>
                                </a:cubicBezTo>
                                <a:lnTo>
                                  <a:pt x="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60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16"/>
                        <wps:cNvSpPr>
                          <a:spLocks noEditPoints="1"/>
                        </wps:cNvSpPr>
                        <wps:spPr bwMode="auto">
                          <a:xfrm>
                            <a:off x="2373882" y="573995"/>
                            <a:ext cx="37765" cy="85539"/>
                          </a:xfrm>
                          <a:custGeom>
                            <a:avLst/>
                            <a:gdLst>
                              <a:gd name="T0" fmla="*/ 12 w 12"/>
                              <a:gd name="T1" fmla="*/ 26 h 27"/>
                              <a:gd name="T2" fmla="*/ 8 w 12"/>
                              <a:gd name="T3" fmla="*/ 26 h 27"/>
                              <a:gd name="T4" fmla="*/ 7 w 12"/>
                              <a:gd name="T5" fmla="*/ 24 h 27"/>
                              <a:gd name="T6" fmla="*/ 6 w 12"/>
                              <a:gd name="T7" fmla="*/ 26 h 27"/>
                              <a:gd name="T8" fmla="*/ 4 w 12"/>
                              <a:gd name="T9" fmla="*/ 27 h 27"/>
                              <a:gd name="T10" fmla="*/ 0 w 12"/>
                              <a:gd name="T11" fmla="*/ 25 h 27"/>
                              <a:gd name="T12" fmla="*/ 0 w 12"/>
                              <a:gd name="T13" fmla="*/ 21 h 27"/>
                              <a:gd name="T14" fmla="*/ 0 w 12"/>
                              <a:gd name="T15" fmla="*/ 18 h 27"/>
                              <a:gd name="T16" fmla="*/ 0 w 12"/>
                              <a:gd name="T17" fmla="*/ 15 h 27"/>
                              <a:gd name="T18" fmla="*/ 3 w 12"/>
                              <a:gd name="T19" fmla="*/ 13 h 27"/>
                              <a:gd name="T20" fmla="*/ 6 w 12"/>
                              <a:gd name="T21" fmla="*/ 11 h 27"/>
                              <a:gd name="T22" fmla="*/ 7 w 12"/>
                              <a:gd name="T23" fmla="*/ 10 h 27"/>
                              <a:gd name="T24" fmla="*/ 7 w 12"/>
                              <a:gd name="T25" fmla="*/ 8 h 27"/>
                              <a:gd name="T26" fmla="*/ 7 w 12"/>
                              <a:gd name="T27" fmla="*/ 5 h 27"/>
                              <a:gd name="T28" fmla="*/ 6 w 12"/>
                              <a:gd name="T29" fmla="*/ 3 h 27"/>
                              <a:gd name="T30" fmla="*/ 4 w 12"/>
                              <a:gd name="T31" fmla="*/ 4 h 27"/>
                              <a:gd name="T32" fmla="*/ 4 w 12"/>
                              <a:gd name="T33" fmla="*/ 6 h 27"/>
                              <a:gd name="T34" fmla="*/ 4 w 12"/>
                              <a:gd name="T35" fmla="*/ 9 h 27"/>
                              <a:gd name="T36" fmla="*/ 0 w 12"/>
                              <a:gd name="T37" fmla="*/ 9 h 27"/>
                              <a:gd name="T38" fmla="*/ 0 w 12"/>
                              <a:gd name="T39" fmla="*/ 6 h 27"/>
                              <a:gd name="T40" fmla="*/ 1 w 12"/>
                              <a:gd name="T41" fmla="*/ 2 h 27"/>
                              <a:gd name="T42" fmla="*/ 6 w 12"/>
                              <a:gd name="T43" fmla="*/ 0 h 27"/>
                              <a:gd name="T44" fmla="*/ 10 w 12"/>
                              <a:gd name="T45" fmla="*/ 2 h 27"/>
                              <a:gd name="T46" fmla="*/ 11 w 12"/>
                              <a:gd name="T47" fmla="*/ 3 h 27"/>
                              <a:gd name="T48" fmla="*/ 11 w 12"/>
                              <a:gd name="T49" fmla="*/ 6 h 27"/>
                              <a:gd name="T50" fmla="*/ 11 w 12"/>
                              <a:gd name="T51" fmla="*/ 22 h 27"/>
                              <a:gd name="T52" fmla="*/ 12 w 12"/>
                              <a:gd name="T53" fmla="*/ 26 h 27"/>
                              <a:gd name="T54" fmla="*/ 7 w 12"/>
                              <a:gd name="T55" fmla="*/ 14 h 27"/>
                              <a:gd name="T56" fmla="*/ 5 w 12"/>
                              <a:gd name="T57" fmla="*/ 15 h 27"/>
                              <a:gd name="T58" fmla="*/ 4 w 12"/>
                              <a:gd name="T59" fmla="*/ 17 h 27"/>
                              <a:gd name="T60" fmla="*/ 4 w 12"/>
                              <a:gd name="T61" fmla="*/ 19 h 27"/>
                              <a:gd name="T62" fmla="*/ 4 w 12"/>
                              <a:gd name="T63" fmla="*/ 21 h 27"/>
                              <a:gd name="T64" fmla="*/ 5 w 12"/>
                              <a:gd name="T65" fmla="*/ 24 h 27"/>
                              <a:gd name="T66" fmla="*/ 7 w 12"/>
                              <a:gd name="T67" fmla="*/ 23 h 27"/>
                              <a:gd name="T68" fmla="*/ 7 w 12"/>
                              <a:gd name="T69" fmla="*/ 20 h 27"/>
                              <a:gd name="T70" fmla="*/ 7 w 12"/>
                              <a:gd name="T71" fmla="*/ 14 h 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2" h="27">
                                <a:moveTo>
                                  <a:pt x="12" y="26"/>
                                </a:moveTo>
                                <a:cubicBezTo>
                                  <a:pt x="8" y="26"/>
                                  <a:pt x="8" y="26"/>
                                  <a:pt x="8" y="26"/>
                                </a:cubicBezTo>
                                <a:cubicBezTo>
                                  <a:pt x="8" y="26"/>
                                  <a:pt x="8" y="25"/>
                                  <a:pt x="7" y="24"/>
                                </a:cubicBezTo>
                                <a:cubicBezTo>
                                  <a:pt x="7" y="25"/>
                                  <a:pt x="6" y="26"/>
                                  <a:pt x="6" y="26"/>
                                </a:cubicBezTo>
                                <a:cubicBezTo>
                                  <a:pt x="5" y="27"/>
                                  <a:pt x="4" y="27"/>
                                  <a:pt x="4" y="27"/>
                                </a:cubicBezTo>
                                <a:cubicBezTo>
                                  <a:pt x="2" y="27"/>
                                  <a:pt x="1" y="26"/>
                                  <a:pt x="0" y="25"/>
                                </a:cubicBezTo>
                                <a:cubicBezTo>
                                  <a:pt x="0" y="24"/>
                                  <a:pt x="0" y="23"/>
                                  <a:pt x="0" y="21"/>
                                </a:cubicBezTo>
                                <a:cubicBezTo>
                                  <a:pt x="0" y="18"/>
                                  <a:pt x="0" y="18"/>
                                  <a:pt x="0" y="18"/>
                                </a:cubicBezTo>
                                <a:cubicBezTo>
                                  <a:pt x="0" y="17"/>
                                  <a:pt x="0" y="15"/>
                                  <a:pt x="0" y="15"/>
                                </a:cubicBezTo>
                                <a:cubicBezTo>
                                  <a:pt x="1" y="14"/>
                                  <a:pt x="1" y="13"/>
                                  <a:pt x="3" y="13"/>
                                </a:cubicBezTo>
                                <a:cubicBezTo>
                                  <a:pt x="6" y="11"/>
                                  <a:pt x="6" y="11"/>
                                  <a:pt x="6" y="11"/>
                                </a:cubicBezTo>
                                <a:cubicBezTo>
                                  <a:pt x="7" y="10"/>
                                  <a:pt x="7" y="10"/>
                                  <a:pt x="7" y="10"/>
                                </a:cubicBezTo>
                                <a:cubicBezTo>
                                  <a:pt x="7" y="9"/>
                                  <a:pt x="7" y="9"/>
                                  <a:pt x="7" y="8"/>
                                </a:cubicBezTo>
                                <a:cubicBezTo>
                                  <a:pt x="7" y="5"/>
                                  <a:pt x="7" y="5"/>
                                  <a:pt x="7" y="5"/>
                                </a:cubicBezTo>
                                <a:cubicBezTo>
                                  <a:pt x="7" y="4"/>
                                  <a:pt x="7" y="3"/>
                                  <a:pt x="6" y="3"/>
                                </a:cubicBezTo>
                                <a:cubicBezTo>
                                  <a:pt x="5" y="3"/>
                                  <a:pt x="4" y="3"/>
                                  <a:pt x="4" y="4"/>
                                </a:cubicBezTo>
                                <a:cubicBezTo>
                                  <a:pt x="4" y="4"/>
                                  <a:pt x="4" y="5"/>
                                  <a:pt x="4" y="6"/>
                                </a:cubicBezTo>
                                <a:cubicBezTo>
                                  <a:pt x="4" y="9"/>
                                  <a:pt x="4" y="9"/>
                                  <a:pt x="4" y="9"/>
                                </a:cubicBezTo>
                                <a:cubicBezTo>
                                  <a:pt x="0" y="9"/>
                                  <a:pt x="0" y="9"/>
                                  <a:pt x="0" y="9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0" y="4"/>
                                  <a:pt x="0" y="3"/>
                                  <a:pt x="1" y="2"/>
                                </a:cubicBezTo>
                                <a:cubicBezTo>
                                  <a:pt x="2" y="1"/>
                                  <a:pt x="4" y="0"/>
                                  <a:pt x="6" y="0"/>
                                </a:cubicBezTo>
                                <a:cubicBezTo>
                                  <a:pt x="8" y="0"/>
                                  <a:pt x="9" y="1"/>
                                  <a:pt x="10" y="2"/>
                                </a:cubicBezTo>
                                <a:cubicBezTo>
                                  <a:pt x="11" y="2"/>
                                  <a:pt x="11" y="3"/>
                                  <a:pt x="11" y="3"/>
                                </a:cubicBezTo>
                                <a:cubicBezTo>
                                  <a:pt x="11" y="4"/>
                                  <a:pt x="11" y="5"/>
                                  <a:pt x="11" y="6"/>
                                </a:cubicBezTo>
                                <a:cubicBezTo>
                                  <a:pt x="11" y="22"/>
                                  <a:pt x="11" y="22"/>
                                  <a:pt x="11" y="22"/>
                                </a:cubicBezTo>
                                <a:cubicBezTo>
                                  <a:pt x="11" y="24"/>
                                  <a:pt x="12" y="25"/>
                                  <a:pt x="12" y="26"/>
                                </a:cubicBezTo>
                                <a:close/>
                                <a:moveTo>
                                  <a:pt x="7" y="14"/>
                                </a:moveTo>
                                <a:cubicBezTo>
                                  <a:pt x="5" y="15"/>
                                  <a:pt x="5" y="15"/>
                                  <a:pt x="5" y="15"/>
                                </a:cubicBezTo>
                                <a:cubicBezTo>
                                  <a:pt x="4" y="16"/>
                                  <a:pt x="4" y="16"/>
                                  <a:pt x="4" y="17"/>
                                </a:cubicBezTo>
                                <a:cubicBezTo>
                                  <a:pt x="4" y="17"/>
                                  <a:pt x="4" y="18"/>
                                  <a:pt x="4" y="19"/>
                                </a:cubicBezTo>
                                <a:cubicBezTo>
                                  <a:pt x="4" y="21"/>
                                  <a:pt x="4" y="21"/>
                                  <a:pt x="4" y="21"/>
                                </a:cubicBezTo>
                                <a:cubicBezTo>
                                  <a:pt x="4" y="23"/>
                                  <a:pt x="4" y="24"/>
                                  <a:pt x="5" y="24"/>
                                </a:cubicBezTo>
                                <a:cubicBezTo>
                                  <a:pt x="6" y="24"/>
                                  <a:pt x="6" y="23"/>
                                  <a:pt x="7" y="23"/>
                                </a:cubicBezTo>
                                <a:cubicBezTo>
                                  <a:pt x="7" y="22"/>
                                  <a:pt x="7" y="21"/>
                                  <a:pt x="7" y="20"/>
                                </a:cubicBezTo>
                                <a:lnTo>
                                  <a:pt x="7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60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Freeform 17"/>
                        <wps:cNvSpPr>
                          <a:spLocks/>
                        </wps:cNvSpPr>
                        <wps:spPr bwMode="auto">
                          <a:xfrm>
                            <a:off x="2450002" y="573995"/>
                            <a:ext cx="37765" cy="81999"/>
                          </a:xfrm>
                          <a:custGeom>
                            <a:avLst/>
                            <a:gdLst>
                              <a:gd name="T0" fmla="*/ 64 w 64"/>
                              <a:gd name="T1" fmla="*/ 0 h 139"/>
                              <a:gd name="T2" fmla="*/ 64 w 64"/>
                              <a:gd name="T3" fmla="*/ 22 h 139"/>
                              <a:gd name="T4" fmla="*/ 21 w 64"/>
                              <a:gd name="T5" fmla="*/ 123 h 139"/>
                              <a:gd name="T6" fmla="*/ 64 w 64"/>
                              <a:gd name="T7" fmla="*/ 123 h 139"/>
                              <a:gd name="T8" fmla="*/ 64 w 64"/>
                              <a:gd name="T9" fmla="*/ 139 h 139"/>
                              <a:gd name="T10" fmla="*/ 0 w 64"/>
                              <a:gd name="T11" fmla="*/ 139 h 139"/>
                              <a:gd name="T12" fmla="*/ 0 w 64"/>
                              <a:gd name="T13" fmla="*/ 123 h 139"/>
                              <a:gd name="T14" fmla="*/ 37 w 64"/>
                              <a:gd name="T15" fmla="*/ 22 h 139"/>
                              <a:gd name="T16" fmla="*/ 5 w 64"/>
                              <a:gd name="T17" fmla="*/ 22 h 139"/>
                              <a:gd name="T18" fmla="*/ 5 w 64"/>
                              <a:gd name="T19" fmla="*/ 0 h 139"/>
                              <a:gd name="T20" fmla="*/ 64 w 64"/>
                              <a:gd name="T21" fmla="*/ 0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64" h="139">
                                <a:moveTo>
                                  <a:pt x="64" y="0"/>
                                </a:moveTo>
                                <a:lnTo>
                                  <a:pt x="64" y="22"/>
                                </a:lnTo>
                                <a:lnTo>
                                  <a:pt x="21" y="123"/>
                                </a:lnTo>
                                <a:lnTo>
                                  <a:pt x="64" y="123"/>
                                </a:lnTo>
                                <a:lnTo>
                                  <a:pt x="64" y="139"/>
                                </a:lnTo>
                                <a:lnTo>
                                  <a:pt x="0" y="139"/>
                                </a:lnTo>
                                <a:lnTo>
                                  <a:pt x="0" y="123"/>
                                </a:lnTo>
                                <a:lnTo>
                                  <a:pt x="37" y="22"/>
                                </a:lnTo>
                                <a:lnTo>
                                  <a:pt x="5" y="22"/>
                                </a:lnTo>
                                <a:lnTo>
                                  <a:pt x="5" y="0"/>
                                </a:lnTo>
                                <a:lnTo>
                                  <a:pt x="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60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Freeform 18"/>
                        <wps:cNvSpPr>
                          <a:spLocks noEditPoints="1"/>
                        </wps:cNvSpPr>
                        <wps:spPr bwMode="auto">
                          <a:xfrm>
                            <a:off x="2493667" y="573995"/>
                            <a:ext cx="37765" cy="85539"/>
                          </a:xfrm>
                          <a:custGeom>
                            <a:avLst/>
                            <a:gdLst>
                              <a:gd name="T0" fmla="*/ 12 w 12"/>
                              <a:gd name="T1" fmla="*/ 26 h 27"/>
                              <a:gd name="T2" fmla="*/ 8 w 12"/>
                              <a:gd name="T3" fmla="*/ 26 h 27"/>
                              <a:gd name="T4" fmla="*/ 8 w 12"/>
                              <a:gd name="T5" fmla="*/ 24 h 27"/>
                              <a:gd name="T6" fmla="*/ 6 w 12"/>
                              <a:gd name="T7" fmla="*/ 26 h 27"/>
                              <a:gd name="T8" fmla="*/ 4 w 12"/>
                              <a:gd name="T9" fmla="*/ 27 h 27"/>
                              <a:gd name="T10" fmla="*/ 1 w 12"/>
                              <a:gd name="T11" fmla="*/ 25 h 27"/>
                              <a:gd name="T12" fmla="*/ 0 w 12"/>
                              <a:gd name="T13" fmla="*/ 21 h 27"/>
                              <a:gd name="T14" fmla="*/ 0 w 12"/>
                              <a:gd name="T15" fmla="*/ 18 h 27"/>
                              <a:gd name="T16" fmla="*/ 1 w 12"/>
                              <a:gd name="T17" fmla="*/ 15 h 27"/>
                              <a:gd name="T18" fmla="*/ 3 w 12"/>
                              <a:gd name="T19" fmla="*/ 13 h 27"/>
                              <a:gd name="T20" fmla="*/ 6 w 12"/>
                              <a:gd name="T21" fmla="*/ 11 h 27"/>
                              <a:gd name="T22" fmla="*/ 8 w 12"/>
                              <a:gd name="T23" fmla="*/ 10 h 27"/>
                              <a:gd name="T24" fmla="*/ 8 w 12"/>
                              <a:gd name="T25" fmla="*/ 8 h 27"/>
                              <a:gd name="T26" fmla="*/ 8 w 12"/>
                              <a:gd name="T27" fmla="*/ 5 h 27"/>
                              <a:gd name="T28" fmla="*/ 6 w 12"/>
                              <a:gd name="T29" fmla="*/ 3 h 27"/>
                              <a:gd name="T30" fmla="*/ 4 w 12"/>
                              <a:gd name="T31" fmla="*/ 4 h 27"/>
                              <a:gd name="T32" fmla="*/ 4 w 12"/>
                              <a:gd name="T33" fmla="*/ 6 h 27"/>
                              <a:gd name="T34" fmla="*/ 4 w 12"/>
                              <a:gd name="T35" fmla="*/ 9 h 27"/>
                              <a:gd name="T36" fmla="*/ 0 w 12"/>
                              <a:gd name="T37" fmla="*/ 9 h 27"/>
                              <a:gd name="T38" fmla="*/ 0 w 12"/>
                              <a:gd name="T39" fmla="*/ 6 h 27"/>
                              <a:gd name="T40" fmla="*/ 1 w 12"/>
                              <a:gd name="T41" fmla="*/ 2 h 27"/>
                              <a:gd name="T42" fmla="*/ 6 w 12"/>
                              <a:gd name="T43" fmla="*/ 0 h 27"/>
                              <a:gd name="T44" fmla="*/ 11 w 12"/>
                              <a:gd name="T45" fmla="*/ 2 h 27"/>
                              <a:gd name="T46" fmla="*/ 11 w 12"/>
                              <a:gd name="T47" fmla="*/ 3 h 27"/>
                              <a:gd name="T48" fmla="*/ 12 w 12"/>
                              <a:gd name="T49" fmla="*/ 6 h 27"/>
                              <a:gd name="T50" fmla="*/ 12 w 12"/>
                              <a:gd name="T51" fmla="*/ 22 h 27"/>
                              <a:gd name="T52" fmla="*/ 12 w 12"/>
                              <a:gd name="T53" fmla="*/ 26 h 27"/>
                              <a:gd name="T54" fmla="*/ 8 w 12"/>
                              <a:gd name="T55" fmla="*/ 14 h 27"/>
                              <a:gd name="T56" fmla="*/ 5 w 12"/>
                              <a:gd name="T57" fmla="*/ 15 h 27"/>
                              <a:gd name="T58" fmla="*/ 4 w 12"/>
                              <a:gd name="T59" fmla="*/ 17 h 27"/>
                              <a:gd name="T60" fmla="*/ 4 w 12"/>
                              <a:gd name="T61" fmla="*/ 19 h 27"/>
                              <a:gd name="T62" fmla="*/ 4 w 12"/>
                              <a:gd name="T63" fmla="*/ 21 h 27"/>
                              <a:gd name="T64" fmla="*/ 6 w 12"/>
                              <a:gd name="T65" fmla="*/ 24 h 27"/>
                              <a:gd name="T66" fmla="*/ 7 w 12"/>
                              <a:gd name="T67" fmla="*/ 23 h 27"/>
                              <a:gd name="T68" fmla="*/ 8 w 12"/>
                              <a:gd name="T69" fmla="*/ 20 h 27"/>
                              <a:gd name="T70" fmla="*/ 8 w 12"/>
                              <a:gd name="T71" fmla="*/ 14 h 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2" h="27">
                                <a:moveTo>
                                  <a:pt x="12" y="26"/>
                                </a:moveTo>
                                <a:cubicBezTo>
                                  <a:pt x="8" y="26"/>
                                  <a:pt x="8" y="26"/>
                                  <a:pt x="8" y="26"/>
                                </a:cubicBezTo>
                                <a:cubicBezTo>
                                  <a:pt x="8" y="26"/>
                                  <a:pt x="8" y="25"/>
                                  <a:pt x="8" y="24"/>
                                </a:cubicBezTo>
                                <a:cubicBezTo>
                                  <a:pt x="7" y="25"/>
                                  <a:pt x="7" y="26"/>
                                  <a:pt x="6" y="26"/>
                                </a:cubicBezTo>
                                <a:cubicBezTo>
                                  <a:pt x="5" y="27"/>
                                  <a:pt x="5" y="27"/>
                                  <a:pt x="4" y="27"/>
                                </a:cubicBezTo>
                                <a:cubicBezTo>
                                  <a:pt x="2" y="27"/>
                                  <a:pt x="1" y="26"/>
                                  <a:pt x="1" y="25"/>
                                </a:cubicBezTo>
                                <a:cubicBezTo>
                                  <a:pt x="0" y="24"/>
                                  <a:pt x="0" y="23"/>
                                  <a:pt x="0" y="21"/>
                                </a:cubicBezTo>
                                <a:cubicBezTo>
                                  <a:pt x="0" y="18"/>
                                  <a:pt x="0" y="18"/>
                                  <a:pt x="0" y="18"/>
                                </a:cubicBezTo>
                                <a:cubicBezTo>
                                  <a:pt x="0" y="17"/>
                                  <a:pt x="0" y="15"/>
                                  <a:pt x="1" y="15"/>
                                </a:cubicBezTo>
                                <a:cubicBezTo>
                                  <a:pt x="1" y="14"/>
                                  <a:pt x="2" y="13"/>
                                  <a:pt x="3" y="13"/>
                                </a:cubicBezTo>
                                <a:cubicBezTo>
                                  <a:pt x="6" y="11"/>
                                  <a:pt x="6" y="11"/>
                                  <a:pt x="6" y="11"/>
                                </a:cubicBezTo>
                                <a:cubicBezTo>
                                  <a:pt x="7" y="10"/>
                                  <a:pt x="7" y="10"/>
                                  <a:pt x="8" y="10"/>
                                </a:cubicBezTo>
                                <a:cubicBezTo>
                                  <a:pt x="8" y="9"/>
                                  <a:pt x="8" y="9"/>
                                  <a:pt x="8" y="8"/>
                                </a:cubicBezTo>
                                <a:cubicBezTo>
                                  <a:pt x="8" y="5"/>
                                  <a:pt x="8" y="5"/>
                                  <a:pt x="8" y="5"/>
                                </a:cubicBezTo>
                                <a:cubicBezTo>
                                  <a:pt x="8" y="4"/>
                                  <a:pt x="7" y="3"/>
                                  <a:pt x="6" y="3"/>
                                </a:cubicBezTo>
                                <a:cubicBezTo>
                                  <a:pt x="5" y="3"/>
                                  <a:pt x="5" y="3"/>
                                  <a:pt x="4" y="4"/>
                                </a:cubicBezTo>
                                <a:cubicBezTo>
                                  <a:pt x="4" y="4"/>
                                  <a:pt x="4" y="5"/>
                                  <a:pt x="4" y="6"/>
                                </a:cubicBezTo>
                                <a:cubicBezTo>
                                  <a:pt x="4" y="9"/>
                                  <a:pt x="4" y="9"/>
                                  <a:pt x="4" y="9"/>
                                </a:cubicBezTo>
                                <a:cubicBezTo>
                                  <a:pt x="0" y="9"/>
                                  <a:pt x="0" y="9"/>
                                  <a:pt x="0" y="9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0" y="4"/>
                                  <a:pt x="1" y="3"/>
                                  <a:pt x="1" y="2"/>
                                </a:cubicBezTo>
                                <a:cubicBezTo>
                                  <a:pt x="2" y="1"/>
                                  <a:pt x="4" y="0"/>
                                  <a:pt x="6" y="0"/>
                                </a:cubicBezTo>
                                <a:cubicBezTo>
                                  <a:pt x="8" y="0"/>
                                  <a:pt x="10" y="1"/>
                                  <a:pt x="11" y="2"/>
                                </a:cubicBezTo>
                                <a:cubicBezTo>
                                  <a:pt x="11" y="2"/>
                                  <a:pt x="11" y="3"/>
                                  <a:pt x="11" y="3"/>
                                </a:cubicBezTo>
                                <a:cubicBezTo>
                                  <a:pt x="12" y="4"/>
                                  <a:pt x="12" y="5"/>
                                  <a:pt x="12" y="6"/>
                                </a:cubicBezTo>
                                <a:cubicBezTo>
                                  <a:pt x="12" y="22"/>
                                  <a:pt x="12" y="22"/>
                                  <a:pt x="12" y="22"/>
                                </a:cubicBezTo>
                                <a:cubicBezTo>
                                  <a:pt x="12" y="24"/>
                                  <a:pt x="12" y="25"/>
                                  <a:pt x="12" y="26"/>
                                </a:cubicBezTo>
                                <a:close/>
                                <a:moveTo>
                                  <a:pt x="8" y="14"/>
                                </a:moveTo>
                                <a:cubicBezTo>
                                  <a:pt x="5" y="15"/>
                                  <a:pt x="5" y="15"/>
                                  <a:pt x="5" y="15"/>
                                </a:cubicBezTo>
                                <a:cubicBezTo>
                                  <a:pt x="5" y="16"/>
                                  <a:pt x="4" y="16"/>
                                  <a:pt x="4" y="17"/>
                                </a:cubicBezTo>
                                <a:cubicBezTo>
                                  <a:pt x="4" y="17"/>
                                  <a:pt x="4" y="18"/>
                                  <a:pt x="4" y="19"/>
                                </a:cubicBezTo>
                                <a:cubicBezTo>
                                  <a:pt x="4" y="21"/>
                                  <a:pt x="4" y="21"/>
                                  <a:pt x="4" y="21"/>
                                </a:cubicBezTo>
                                <a:cubicBezTo>
                                  <a:pt x="4" y="23"/>
                                  <a:pt x="5" y="24"/>
                                  <a:pt x="6" y="24"/>
                                </a:cubicBezTo>
                                <a:cubicBezTo>
                                  <a:pt x="6" y="24"/>
                                  <a:pt x="7" y="23"/>
                                  <a:pt x="7" y="23"/>
                                </a:cubicBezTo>
                                <a:cubicBezTo>
                                  <a:pt x="8" y="22"/>
                                  <a:pt x="8" y="21"/>
                                  <a:pt x="8" y="20"/>
                                </a:cubicBezTo>
                                <a:lnTo>
                                  <a:pt x="8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60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19"/>
                        <wps:cNvSpPr>
                          <a:spLocks/>
                        </wps:cNvSpPr>
                        <wps:spPr bwMode="auto">
                          <a:xfrm>
                            <a:off x="2569787" y="558067"/>
                            <a:ext cx="24783" cy="101467"/>
                          </a:xfrm>
                          <a:custGeom>
                            <a:avLst/>
                            <a:gdLst>
                              <a:gd name="T0" fmla="*/ 6 w 8"/>
                              <a:gd name="T1" fmla="*/ 0 h 32"/>
                              <a:gd name="T2" fmla="*/ 6 w 8"/>
                              <a:gd name="T3" fmla="*/ 5 h 32"/>
                              <a:gd name="T4" fmla="*/ 8 w 8"/>
                              <a:gd name="T5" fmla="*/ 5 h 32"/>
                              <a:gd name="T6" fmla="*/ 8 w 8"/>
                              <a:gd name="T7" fmla="*/ 9 h 32"/>
                              <a:gd name="T8" fmla="*/ 6 w 8"/>
                              <a:gd name="T9" fmla="*/ 9 h 32"/>
                              <a:gd name="T10" fmla="*/ 6 w 8"/>
                              <a:gd name="T11" fmla="*/ 27 h 32"/>
                              <a:gd name="T12" fmla="*/ 6 w 8"/>
                              <a:gd name="T13" fmla="*/ 28 h 32"/>
                              <a:gd name="T14" fmla="*/ 8 w 8"/>
                              <a:gd name="T15" fmla="*/ 29 h 32"/>
                              <a:gd name="T16" fmla="*/ 8 w 8"/>
                              <a:gd name="T17" fmla="*/ 32 h 32"/>
                              <a:gd name="T18" fmla="*/ 6 w 8"/>
                              <a:gd name="T19" fmla="*/ 32 h 32"/>
                              <a:gd name="T20" fmla="*/ 3 w 8"/>
                              <a:gd name="T21" fmla="*/ 31 h 32"/>
                              <a:gd name="T22" fmla="*/ 2 w 8"/>
                              <a:gd name="T23" fmla="*/ 30 h 32"/>
                              <a:gd name="T24" fmla="*/ 2 w 8"/>
                              <a:gd name="T25" fmla="*/ 28 h 32"/>
                              <a:gd name="T26" fmla="*/ 2 w 8"/>
                              <a:gd name="T27" fmla="*/ 9 h 32"/>
                              <a:gd name="T28" fmla="*/ 0 w 8"/>
                              <a:gd name="T29" fmla="*/ 9 h 32"/>
                              <a:gd name="T30" fmla="*/ 0 w 8"/>
                              <a:gd name="T31" fmla="*/ 5 h 32"/>
                              <a:gd name="T32" fmla="*/ 2 w 8"/>
                              <a:gd name="T33" fmla="*/ 5 h 32"/>
                              <a:gd name="T34" fmla="*/ 2 w 8"/>
                              <a:gd name="T35" fmla="*/ 0 h 32"/>
                              <a:gd name="T36" fmla="*/ 6 w 8"/>
                              <a:gd name="T37" fmla="*/ 0 h 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8" h="32">
                                <a:moveTo>
                                  <a:pt x="6" y="0"/>
                                </a:moveTo>
                                <a:cubicBezTo>
                                  <a:pt x="6" y="5"/>
                                  <a:pt x="6" y="5"/>
                                  <a:pt x="6" y="5"/>
                                </a:cubicBezTo>
                                <a:cubicBezTo>
                                  <a:pt x="8" y="5"/>
                                  <a:pt x="8" y="5"/>
                                  <a:pt x="8" y="5"/>
                                </a:cubicBezTo>
                                <a:cubicBezTo>
                                  <a:pt x="8" y="9"/>
                                  <a:pt x="8" y="9"/>
                                  <a:pt x="8" y="9"/>
                                </a:cubicBezTo>
                                <a:cubicBezTo>
                                  <a:pt x="6" y="9"/>
                                  <a:pt x="6" y="9"/>
                                  <a:pt x="6" y="9"/>
                                </a:cubicBezTo>
                                <a:cubicBezTo>
                                  <a:pt x="6" y="27"/>
                                  <a:pt x="6" y="27"/>
                                  <a:pt x="6" y="27"/>
                                </a:cubicBezTo>
                                <a:cubicBezTo>
                                  <a:pt x="6" y="28"/>
                                  <a:pt x="6" y="28"/>
                                  <a:pt x="6" y="28"/>
                                </a:cubicBezTo>
                                <a:cubicBezTo>
                                  <a:pt x="7" y="28"/>
                                  <a:pt x="7" y="29"/>
                                  <a:pt x="8" y="29"/>
                                </a:cubicBezTo>
                                <a:cubicBezTo>
                                  <a:pt x="8" y="32"/>
                                  <a:pt x="8" y="32"/>
                                  <a:pt x="8" y="32"/>
                                </a:cubicBezTo>
                                <a:cubicBezTo>
                                  <a:pt x="7" y="32"/>
                                  <a:pt x="6" y="32"/>
                                  <a:pt x="6" y="32"/>
                                </a:cubicBezTo>
                                <a:cubicBezTo>
                                  <a:pt x="4" y="32"/>
                                  <a:pt x="3" y="31"/>
                                  <a:pt x="3" y="31"/>
                                </a:cubicBezTo>
                                <a:cubicBezTo>
                                  <a:pt x="2" y="30"/>
                                  <a:pt x="2" y="30"/>
                                  <a:pt x="2" y="30"/>
                                </a:cubicBezTo>
                                <a:cubicBezTo>
                                  <a:pt x="2" y="29"/>
                                  <a:pt x="2" y="28"/>
                                  <a:pt x="2" y="28"/>
                                </a:cubicBezTo>
                                <a:cubicBezTo>
                                  <a:pt x="2" y="9"/>
                                  <a:pt x="2" y="9"/>
                                  <a:pt x="2" y="9"/>
                                </a:cubicBezTo>
                                <a:cubicBezTo>
                                  <a:pt x="0" y="9"/>
                                  <a:pt x="0" y="9"/>
                                  <a:pt x="0" y="9"/>
                                </a:cubicBezTo>
                                <a:cubicBezTo>
                                  <a:pt x="0" y="5"/>
                                  <a:pt x="0" y="5"/>
                                  <a:pt x="0" y="5"/>
                                </a:cubicBezTo>
                                <a:cubicBezTo>
                                  <a:pt x="2" y="5"/>
                                  <a:pt x="2" y="5"/>
                                  <a:pt x="2" y="5"/>
                                </a:cubicBezTo>
                                <a:cubicBezTo>
                                  <a:pt x="2" y="0"/>
                                  <a:pt x="2" y="0"/>
                                  <a:pt x="2" y="0"/>
                                </a:cubicBezTo>
                                <a:lnTo>
                                  <a:pt x="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60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20"/>
                        <wps:cNvSpPr>
                          <a:spLocks/>
                        </wps:cNvSpPr>
                        <wps:spPr bwMode="auto">
                          <a:xfrm>
                            <a:off x="2604012" y="573995"/>
                            <a:ext cx="28324" cy="81999"/>
                          </a:xfrm>
                          <a:custGeom>
                            <a:avLst/>
                            <a:gdLst>
                              <a:gd name="T0" fmla="*/ 4 w 9"/>
                              <a:gd name="T1" fmla="*/ 0 h 26"/>
                              <a:gd name="T2" fmla="*/ 4 w 9"/>
                              <a:gd name="T3" fmla="*/ 3 h 26"/>
                              <a:gd name="T4" fmla="*/ 5 w 9"/>
                              <a:gd name="T5" fmla="*/ 1 h 26"/>
                              <a:gd name="T6" fmla="*/ 8 w 9"/>
                              <a:gd name="T7" fmla="*/ 0 h 26"/>
                              <a:gd name="T8" fmla="*/ 9 w 9"/>
                              <a:gd name="T9" fmla="*/ 0 h 26"/>
                              <a:gd name="T10" fmla="*/ 9 w 9"/>
                              <a:gd name="T11" fmla="*/ 5 h 26"/>
                              <a:gd name="T12" fmla="*/ 6 w 9"/>
                              <a:gd name="T13" fmla="*/ 4 h 26"/>
                              <a:gd name="T14" fmla="*/ 4 w 9"/>
                              <a:gd name="T15" fmla="*/ 8 h 26"/>
                              <a:gd name="T16" fmla="*/ 4 w 9"/>
                              <a:gd name="T17" fmla="*/ 26 h 26"/>
                              <a:gd name="T18" fmla="*/ 0 w 9"/>
                              <a:gd name="T19" fmla="*/ 26 h 26"/>
                              <a:gd name="T20" fmla="*/ 0 w 9"/>
                              <a:gd name="T21" fmla="*/ 0 h 26"/>
                              <a:gd name="T22" fmla="*/ 4 w 9"/>
                              <a:gd name="T23" fmla="*/ 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9" h="26">
                                <a:moveTo>
                                  <a:pt x="4" y="0"/>
                                </a:moveTo>
                                <a:cubicBezTo>
                                  <a:pt x="4" y="3"/>
                                  <a:pt x="4" y="3"/>
                                  <a:pt x="4" y="3"/>
                                </a:cubicBezTo>
                                <a:cubicBezTo>
                                  <a:pt x="4" y="2"/>
                                  <a:pt x="5" y="1"/>
                                  <a:pt x="5" y="1"/>
                                </a:cubicBezTo>
                                <a:cubicBezTo>
                                  <a:pt x="6" y="0"/>
                                  <a:pt x="7" y="0"/>
                                  <a:pt x="8" y="0"/>
                                </a:cubicBezTo>
                                <a:cubicBezTo>
                                  <a:pt x="8" y="0"/>
                                  <a:pt x="8" y="0"/>
                                  <a:pt x="9" y="0"/>
                                </a:cubicBezTo>
                                <a:cubicBezTo>
                                  <a:pt x="9" y="5"/>
                                  <a:pt x="9" y="5"/>
                                  <a:pt x="9" y="5"/>
                                </a:cubicBezTo>
                                <a:cubicBezTo>
                                  <a:pt x="8" y="4"/>
                                  <a:pt x="7" y="4"/>
                                  <a:pt x="6" y="4"/>
                                </a:cubicBezTo>
                                <a:cubicBezTo>
                                  <a:pt x="5" y="4"/>
                                  <a:pt x="4" y="5"/>
                                  <a:pt x="4" y="8"/>
                                </a:cubicBezTo>
                                <a:cubicBezTo>
                                  <a:pt x="4" y="26"/>
                                  <a:pt x="4" y="26"/>
                                  <a:pt x="4" y="26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lnTo>
                                  <a:pt x="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60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21"/>
                        <wps:cNvSpPr>
                          <a:spLocks noEditPoints="1"/>
                        </wps:cNvSpPr>
                        <wps:spPr bwMode="auto">
                          <a:xfrm>
                            <a:off x="2638826" y="573995"/>
                            <a:ext cx="37765" cy="110316"/>
                          </a:xfrm>
                          <a:custGeom>
                            <a:avLst/>
                            <a:gdLst>
                              <a:gd name="T0" fmla="*/ 12 w 12"/>
                              <a:gd name="T1" fmla="*/ 0 h 35"/>
                              <a:gd name="T2" fmla="*/ 12 w 12"/>
                              <a:gd name="T3" fmla="*/ 28 h 35"/>
                              <a:gd name="T4" fmla="*/ 10 w 12"/>
                              <a:gd name="T5" fmla="*/ 33 h 35"/>
                              <a:gd name="T6" fmla="*/ 6 w 12"/>
                              <a:gd name="T7" fmla="*/ 35 h 35"/>
                              <a:gd name="T8" fmla="*/ 2 w 12"/>
                              <a:gd name="T9" fmla="*/ 34 h 35"/>
                              <a:gd name="T10" fmla="*/ 0 w 12"/>
                              <a:gd name="T11" fmla="*/ 31 h 35"/>
                              <a:gd name="T12" fmla="*/ 0 w 12"/>
                              <a:gd name="T13" fmla="*/ 29 h 35"/>
                              <a:gd name="T14" fmla="*/ 4 w 12"/>
                              <a:gd name="T15" fmla="*/ 29 h 35"/>
                              <a:gd name="T16" fmla="*/ 6 w 12"/>
                              <a:gd name="T17" fmla="*/ 31 h 35"/>
                              <a:gd name="T18" fmla="*/ 8 w 12"/>
                              <a:gd name="T19" fmla="*/ 29 h 35"/>
                              <a:gd name="T20" fmla="*/ 8 w 12"/>
                              <a:gd name="T21" fmla="*/ 25 h 35"/>
                              <a:gd name="T22" fmla="*/ 4 w 12"/>
                              <a:gd name="T23" fmla="*/ 27 h 35"/>
                              <a:gd name="T24" fmla="*/ 1 w 12"/>
                              <a:gd name="T25" fmla="*/ 25 h 35"/>
                              <a:gd name="T26" fmla="*/ 0 w 12"/>
                              <a:gd name="T27" fmla="*/ 24 h 35"/>
                              <a:gd name="T28" fmla="*/ 0 w 12"/>
                              <a:gd name="T29" fmla="*/ 21 h 35"/>
                              <a:gd name="T30" fmla="*/ 0 w 12"/>
                              <a:gd name="T31" fmla="*/ 6 h 35"/>
                              <a:gd name="T32" fmla="*/ 1 w 12"/>
                              <a:gd name="T33" fmla="*/ 2 h 35"/>
                              <a:gd name="T34" fmla="*/ 4 w 12"/>
                              <a:gd name="T35" fmla="*/ 0 h 35"/>
                              <a:gd name="T36" fmla="*/ 8 w 12"/>
                              <a:gd name="T37" fmla="*/ 2 h 35"/>
                              <a:gd name="T38" fmla="*/ 8 w 12"/>
                              <a:gd name="T39" fmla="*/ 0 h 35"/>
                              <a:gd name="T40" fmla="*/ 12 w 12"/>
                              <a:gd name="T41" fmla="*/ 0 h 35"/>
                              <a:gd name="T42" fmla="*/ 4 w 12"/>
                              <a:gd name="T43" fmla="*/ 7 h 35"/>
                              <a:gd name="T44" fmla="*/ 4 w 12"/>
                              <a:gd name="T45" fmla="*/ 20 h 35"/>
                              <a:gd name="T46" fmla="*/ 4 w 12"/>
                              <a:gd name="T47" fmla="*/ 22 h 35"/>
                              <a:gd name="T48" fmla="*/ 6 w 12"/>
                              <a:gd name="T49" fmla="*/ 23 h 35"/>
                              <a:gd name="T50" fmla="*/ 8 w 12"/>
                              <a:gd name="T51" fmla="*/ 23 h 35"/>
                              <a:gd name="T52" fmla="*/ 8 w 12"/>
                              <a:gd name="T53" fmla="*/ 20 h 35"/>
                              <a:gd name="T54" fmla="*/ 8 w 12"/>
                              <a:gd name="T55" fmla="*/ 7 h 35"/>
                              <a:gd name="T56" fmla="*/ 8 w 12"/>
                              <a:gd name="T57" fmla="*/ 4 h 35"/>
                              <a:gd name="T58" fmla="*/ 6 w 12"/>
                              <a:gd name="T59" fmla="*/ 3 h 35"/>
                              <a:gd name="T60" fmla="*/ 5 w 12"/>
                              <a:gd name="T61" fmla="*/ 4 h 35"/>
                              <a:gd name="T62" fmla="*/ 4 w 12"/>
                              <a:gd name="T63" fmla="*/ 7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2" h="35">
                                <a:moveTo>
                                  <a:pt x="12" y="0"/>
                                </a:moveTo>
                                <a:cubicBezTo>
                                  <a:pt x="12" y="28"/>
                                  <a:pt x="12" y="28"/>
                                  <a:pt x="12" y="28"/>
                                </a:cubicBezTo>
                                <a:cubicBezTo>
                                  <a:pt x="12" y="31"/>
                                  <a:pt x="11" y="32"/>
                                  <a:pt x="10" y="33"/>
                                </a:cubicBezTo>
                                <a:cubicBezTo>
                                  <a:pt x="9" y="34"/>
                                  <a:pt x="8" y="35"/>
                                  <a:pt x="6" y="35"/>
                                </a:cubicBezTo>
                                <a:cubicBezTo>
                                  <a:pt x="5" y="35"/>
                                  <a:pt x="3" y="34"/>
                                  <a:pt x="2" y="34"/>
                                </a:cubicBezTo>
                                <a:cubicBezTo>
                                  <a:pt x="1" y="33"/>
                                  <a:pt x="1" y="32"/>
                                  <a:pt x="0" y="31"/>
                                </a:cubicBezTo>
                                <a:cubicBezTo>
                                  <a:pt x="0" y="31"/>
                                  <a:pt x="0" y="30"/>
                                  <a:pt x="0" y="29"/>
                                </a:cubicBezTo>
                                <a:cubicBezTo>
                                  <a:pt x="4" y="29"/>
                                  <a:pt x="4" y="29"/>
                                  <a:pt x="4" y="29"/>
                                </a:cubicBezTo>
                                <a:cubicBezTo>
                                  <a:pt x="4" y="31"/>
                                  <a:pt x="5" y="31"/>
                                  <a:pt x="6" y="31"/>
                                </a:cubicBezTo>
                                <a:cubicBezTo>
                                  <a:pt x="7" y="31"/>
                                  <a:pt x="8" y="31"/>
                                  <a:pt x="8" y="29"/>
                                </a:cubicBezTo>
                                <a:cubicBezTo>
                                  <a:pt x="8" y="25"/>
                                  <a:pt x="8" y="25"/>
                                  <a:pt x="8" y="25"/>
                                </a:cubicBezTo>
                                <a:cubicBezTo>
                                  <a:pt x="7" y="26"/>
                                  <a:pt x="6" y="27"/>
                                  <a:pt x="4" y="27"/>
                                </a:cubicBezTo>
                                <a:cubicBezTo>
                                  <a:pt x="3" y="27"/>
                                  <a:pt x="2" y="26"/>
                                  <a:pt x="1" y="25"/>
                                </a:cubicBezTo>
                                <a:cubicBezTo>
                                  <a:pt x="1" y="25"/>
                                  <a:pt x="0" y="24"/>
                                  <a:pt x="0" y="24"/>
                                </a:cubicBezTo>
                                <a:cubicBezTo>
                                  <a:pt x="0" y="23"/>
                                  <a:pt x="0" y="22"/>
                                  <a:pt x="0" y="21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0" y="4"/>
                                  <a:pt x="0" y="3"/>
                                  <a:pt x="1" y="2"/>
                                </a:cubicBezTo>
                                <a:cubicBezTo>
                                  <a:pt x="2" y="1"/>
                                  <a:pt x="3" y="0"/>
                                  <a:pt x="4" y="0"/>
                                </a:cubicBezTo>
                                <a:cubicBezTo>
                                  <a:pt x="6" y="0"/>
                                  <a:pt x="7" y="1"/>
                                  <a:pt x="8" y="2"/>
                                </a:cubicBezTo>
                                <a:cubicBezTo>
                                  <a:pt x="8" y="0"/>
                                  <a:pt x="8" y="0"/>
                                  <a:pt x="8" y="0"/>
                                </a:cubicBezTo>
                                <a:lnTo>
                                  <a:pt x="12" y="0"/>
                                </a:lnTo>
                                <a:close/>
                                <a:moveTo>
                                  <a:pt x="4" y="7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1"/>
                                  <a:pt x="4" y="22"/>
                                  <a:pt x="4" y="22"/>
                                </a:cubicBezTo>
                                <a:cubicBezTo>
                                  <a:pt x="5" y="23"/>
                                  <a:pt x="5" y="23"/>
                                  <a:pt x="6" y="23"/>
                                </a:cubicBezTo>
                                <a:cubicBezTo>
                                  <a:pt x="7" y="23"/>
                                  <a:pt x="7" y="23"/>
                                  <a:pt x="8" y="23"/>
                                </a:cubicBezTo>
                                <a:cubicBezTo>
                                  <a:pt x="8" y="22"/>
                                  <a:pt x="8" y="21"/>
                                  <a:pt x="8" y="20"/>
                                </a:cubicBezTo>
                                <a:cubicBezTo>
                                  <a:pt x="8" y="7"/>
                                  <a:pt x="8" y="7"/>
                                  <a:pt x="8" y="7"/>
                                </a:cubicBezTo>
                                <a:cubicBezTo>
                                  <a:pt x="8" y="6"/>
                                  <a:pt x="8" y="5"/>
                                  <a:pt x="8" y="4"/>
                                </a:cubicBezTo>
                                <a:cubicBezTo>
                                  <a:pt x="7" y="4"/>
                                  <a:pt x="7" y="3"/>
                                  <a:pt x="6" y="3"/>
                                </a:cubicBezTo>
                                <a:cubicBezTo>
                                  <a:pt x="5" y="3"/>
                                  <a:pt x="5" y="4"/>
                                  <a:pt x="5" y="4"/>
                                </a:cubicBezTo>
                                <a:cubicBezTo>
                                  <a:pt x="4" y="5"/>
                                  <a:pt x="4" y="5"/>
                                  <a:pt x="4" y="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F60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22"/>
                        <wps:cNvSpPr>
                          <a:spLocks/>
                        </wps:cNvSpPr>
                        <wps:spPr bwMode="auto">
                          <a:xfrm>
                            <a:off x="2077663" y="725605"/>
                            <a:ext cx="37765" cy="81999"/>
                          </a:xfrm>
                          <a:custGeom>
                            <a:avLst/>
                            <a:gdLst>
                              <a:gd name="T0" fmla="*/ 12 w 12"/>
                              <a:gd name="T1" fmla="*/ 0 h 26"/>
                              <a:gd name="T2" fmla="*/ 8 w 12"/>
                              <a:gd name="T3" fmla="*/ 26 h 26"/>
                              <a:gd name="T4" fmla="*/ 3 w 12"/>
                              <a:gd name="T5" fmla="*/ 26 h 26"/>
                              <a:gd name="T6" fmla="*/ 0 w 12"/>
                              <a:gd name="T7" fmla="*/ 0 h 26"/>
                              <a:gd name="T8" fmla="*/ 3 w 12"/>
                              <a:gd name="T9" fmla="*/ 0 h 26"/>
                              <a:gd name="T10" fmla="*/ 5 w 12"/>
                              <a:gd name="T11" fmla="*/ 14 h 26"/>
                              <a:gd name="T12" fmla="*/ 6 w 12"/>
                              <a:gd name="T13" fmla="*/ 18 h 26"/>
                              <a:gd name="T14" fmla="*/ 6 w 12"/>
                              <a:gd name="T15" fmla="*/ 21 h 26"/>
                              <a:gd name="T16" fmla="*/ 6 w 12"/>
                              <a:gd name="T17" fmla="*/ 14 h 26"/>
                              <a:gd name="T18" fmla="*/ 8 w 12"/>
                              <a:gd name="T19" fmla="*/ 0 h 26"/>
                              <a:gd name="T20" fmla="*/ 12 w 12"/>
                              <a:gd name="T21" fmla="*/ 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2" h="26">
                                <a:moveTo>
                                  <a:pt x="12" y="0"/>
                                </a:moveTo>
                                <a:cubicBezTo>
                                  <a:pt x="8" y="26"/>
                                  <a:pt x="8" y="26"/>
                                  <a:pt x="8" y="26"/>
                                </a:cubicBezTo>
                                <a:cubicBezTo>
                                  <a:pt x="3" y="26"/>
                                  <a:pt x="3" y="26"/>
                                  <a:pt x="3" y="26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3" y="0"/>
                                  <a:pt x="3" y="0"/>
                                  <a:pt x="3" y="0"/>
                                </a:cubicBezTo>
                                <a:cubicBezTo>
                                  <a:pt x="5" y="14"/>
                                  <a:pt x="5" y="14"/>
                                  <a:pt x="5" y="14"/>
                                </a:cubicBezTo>
                                <a:cubicBezTo>
                                  <a:pt x="5" y="15"/>
                                  <a:pt x="5" y="16"/>
                                  <a:pt x="6" y="18"/>
                                </a:cubicBezTo>
                                <a:cubicBezTo>
                                  <a:pt x="6" y="19"/>
                                  <a:pt x="6" y="20"/>
                                  <a:pt x="6" y="21"/>
                                </a:cubicBezTo>
                                <a:cubicBezTo>
                                  <a:pt x="6" y="18"/>
                                  <a:pt x="6" y="15"/>
                                  <a:pt x="6" y="14"/>
                                </a:cubicBezTo>
                                <a:cubicBezTo>
                                  <a:pt x="8" y="0"/>
                                  <a:pt x="8" y="0"/>
                                  <a:pt x="8" y="0"/>
                                </a:cubicBezTo>
                                <a:lnTo>
                                  <a:pt x="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60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23"/>
                        <wps:cNvSpPr>
                          <a:spLocks/>
                        </wps:cNvSpPr>
                        <wps:spPr bwMode="auto">
                          <a:xfrm>
                            <a:off x="2124869" y="725605"/>
                            <a:ext cx="28324" cy="81999"/>
                          </a:xfrm>
                          <a:custGeom>
                            <a:avLst/>
                            <a:gdLst>
                              <a:gd name="T0" fmla="*/ 4 w 9"/>
                              <a:gd name="T1" fmla="*/ 0 h 26"/>
                              <a:gd name="T2" fmla="*/ 4 w 9"/>
                              <a:gd name="T3" fmla="*/ 3 h 26"/>
                              <a:gd name="T4" fmla="*/ 6 w 9"/>
                              <a:gd name="T5" fmla="*/ 1 h 26"/>
                              <a:gd name="T6" fmla="*/ 8 w 9"/>
                              <a:gd name="T7" fmla="*/ 0 h 26"/>
                              <a:gd name="T8" fmla="*/ 9 w 9"/>
                              <a:gd name="T9" fmla="*/ 0 h 26"/>
                              <a:gd name="T10" fmla="*/ 9 w 9"/>
                              <a:gd name="T11" fmla="*/ 5 h 26"/>
                              <a:gd name="T12" fmla="*/ 7 w 9"/>
                              <a:gd name="T13" fmla="*/ 4 h 26"/>
                              <a:gd name="T14" fmla="*/ 4 w 9"/>
                              <a:gd name="T15" fmla="*/ 8 h 26"/>
                              <a:gd name="T16" fmla="*/ 4 w 9"/>
                              <a:gd name="T17" fmla="*/ 26 h 26"/>
                              <a:gd name="T18" fmla="*/ 0 w 9"/>
                              <a:gd name="T19" fmla="*/ 26 h 26"/>
                              <a:gd name="T20" fmla="*/ 0 w 9"/>
                              <a:gd name="T21" fmla="*/ 0 h 26"/>
                              <a:gd name="T22" fmla="*/ 4 w 9"/>
                              <a:gd name="T23" fmla="*/ 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9" h="26">
                                <a:moveTo>
                                  <a:pt x="4" y="0"/>
                                </a:moveTo>
                                <a:cubicBezTo>
                                  <a:pt x="4" y="3"/>
                                  <a:pt x="4" y="3"/>
                                  <a:pt x="4" y="3"/>
                                </a:cubicBezTo>
                                <a:cubicBezTo>
                                  <a:pt x="4" y="2"/>
                                  <a:pt x="5" y="1"/>
                                  <a:pt x="6" y="1"/>
                                </a:cubicBezTo>
                                <a:cubicBezTo>
                                  <a:pt x="6" y="0"/>
                                  <a:pt x="7" y="0"/>
                                  <a:pt x="8" y="0"/>
                                </a:cubicBezTo>
                                <a:cubicBezTo>
                                  <a:pt x="8" y="0"/>
                                  <a:pt x="8" y="0"/>
                                  <a:pt x="9" y="0"/>
                                </a:cubicBezTo>
                                <a:cubicBezTo>
                                  <a:pt x="9" y="5"/>
                                  <a:pt x="9" y="5"/>
                                  <a:pt x="9" y="5"/>
                                </a:cubicBezTo>
                                <a:cubicBezTo>
                                  <a:pt x="8" y="4"/>
                                  <a:pt x="7" y="4"/>
                                  <a:pt x="7" y="4"/>
                                </a:cubicBezTo>
                                <a:cubicBezTo>
                                  <a:pt x="5" y="4"/>
                                  <a:pt x="4" y="5"/>
                                  <a:pt x="4" y="8"/>
                                </a:cubicBezTo>
                                <a:cubicBezTo>
                                  <a:pt x="4" y="26"/>
                                  <a:pt x="4" y="26"/>
                                  <a:pt x="4" y="26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lnTo>
                                  <a:pt x="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60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24"/>
                        <wps:cNvSpPr>
                          <a:spLocks noEditPoints="1"/>
                        </wps:cNvSpPr>
                        <wps:spPr bwMode="auto">
                          <a:xfrm>
                            <a:off x="2159684" y="725605"/>
                            <a:ext cx="37765" cy="84949"/>
                          </a:xfrm>
                          <a:custGeom>
                            <a:avLst/>
                            <a:gdLst>
                              <a:gd name="T0" fmla="*/ 8 w 12"/>
                              <a:gd name="T1" fmla="*/ 17 h 27"/>
                              <a:gd name="T2" fmla="*/ 12 w 12"/>
                              <a:gd name="T3" fmla="*/ 17 h 27"/>
                              <a:gd name="T4" fmla="*/ 12 w 12"/>
                              <a:gd name="T5" fmla="*/ 20 h 27"/>
                              <a:gd name="T6" fmla="*/ 12 w 12"/>
                              <a:gd name="T7" fmla="*/ 23 h 27"/>
                              <a:gd name="T8" fmla="*/ 11 w 12"/>
                              <a:gd name="T9" fmla="*/ 25 h 27"/>
                              <a:gd name="T10" fmla="*/ 6 w 12"/>
                              <a:gd name="T11" fmla="*/ 27 h 27"/>
                              <a:gd name="T12" fmla="*/ 2 w 12"/>
                              <a:gd name="T13" fmla="*/ 25 h 27"/>
                              <a:gd name="T14" fmla="*/ 1 w 12"/>
                              <a:gd name="T15" fmla="*/ 23 h 27"/>
                              <a:gd name="T16" fmla="*/ 0 w 12"/>
                              <a:gd name="T17" fmla="*/ 20 h 27"/>
                              <a:gd name="T18" fmla="*/ 0 w 12"/>
                              <a:gd name="T19" fmla="*/ 7 h 27"/>
                              <a:gd name="T20" fmla="*/ 1 w 12"/>
                              <a:gd name="T21" fmla="*/ 4 h 27"/>
                              <a:gd name="T22" fmla="*/ 2 w 12"/>
                              <a:gd name="T23" fmla="*/ 2 h 27"/>
                              <a:gd name="T24" fmla="*/ 6 w 12"/>
                              <a:gd name="T25" fmla="*/ 0 h 27"/>
                              <a:gd name="T26" fmla="*/ 11 w 12"/>
                              <a:gd name="T27" fmla="*/ 2 h 27"/>
                              <a:gd name="T28" fmla="*/ 12 w 12"/>
                              <a:gd name="T29" fmla="*/ 4 h 27"/>
                              <a:gd name="T30" fmla="*/ 12 w 12"/>
                              <a:gd name="T31" fmla="*/ 7 h 27"/>
                              <a:gd name="T32" fmla="*/ 12 w 12"/>
                              <a:gd name="T33" fmla="*/ 14 h 27"/>
                              <a:gd name="T34" fmla="*/ 4 w 12"/>
                              <a:gd name="T35" fmla="*/ 14 h 27"/>
                              <a:gd name="T36" fmla="*/ 4 w 12"/>
                              <a:gd name="T37" fmla="*/ 20 h 27"/>
                              <a:gd name="T38" fmla="*/ 5 w 12"/>
                              <a:gd name="T39" fmla="*/ 23 h 27"/>
                              <a:gd name="T40" fmla="*/ 6 w 12"/>
                              <a:gd name="T41" fmla="*/ 24 h 27"/>
                              <a:gd name="T42" fmla="*/ 8 w 12"/>
                              <a:gd name="T43" fmla="*/ 23 h 27"/>
                              <a:gd name="T44" fmla="*/ 8 w 12"/>
                              <a:gd name="T45" fmla="*/ 20 h 27"/>
                              <a:gd name="T46" fmla="*/ 8 w 12"/>
                              <a:gd name="T47" fmla="*/ 17 h 27"/>
                              <a:gd name="T48" fmla="*/ 4 w 12"/>
                              <a:gd name="T49" fmla="*/ 11 h 27"/>
                              <a:gd name="T50" fmla="*/ 8 w 12"/>
                              <a:gd name="T51" fmla="*/ 11 h 27"/>
                              <a:gd name="T52" fmla="*/ 8 w 12"/>
                              <a:gd name="T53" fmla="*/ 7 h 27"/>
                              <a:gd name="T54" fmla="*/ 8 w 12"/>
                              <a:gd name="T55" fmla="*/ 4 h 27"/>
                              <a:gd name="T56" fmla="*/ 6 w 12"/>
                              <a:gd name="T57" fmla="*/ 3 h 27"/>
                              <a:gd name="T58" fmla="*/ 5 w 12"/>
                              <a:gd name="T59" fmla="*/ 4 h 27"/>
                              <a:gd name="T60" fmla="*/ 4 w 12"/>
                              <a:gd name="T61" fmla="*/ 7 h 27"/>
                              <a:gd name="T62" fmla="*/ 4 w 12"/>
                              <a:gd name="T63" fmla="*/ 11 h 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2" h="27">
                                <a:moveTo>
                                  <a:pt x="8" y="17"/>
                                </a:moveTo>
                                <a:cubicBezTo>
                                  <a:pt x="12" y="17"/>
                                  <a:pt x="12" y="17"/>
                                  <a:pt x="12" y="17"/>
                                </a:cubicBezTo>
                                <a:cubicBezTo>
                                  <a:pt x="12" y="20"/>
                                  <a:pt x="12" y="20"/>
                                  <a:pt x="12" y="20"/>
                                </a:cubicBezTo>
                                <a:cubicBezTo>
                                  <a:pt x="12" y="21"/>
                                  <a:pt x="12" y="23"/>
                                  <a:pt x="12" y="23"/>
                                </a:cubicBezTo>
                                <a:cubicBezTo>
                                  <a:pt x="12" y="24"/>
                                  <a:pt x="11" y="25"/>
                                  <a:pt x="11" y="25"/>
                                </a:cubicBezTo>
                                <a:cubicBezTo>
                                  <a:pt x="10" y="26"/>
                                  <a:pt x="8" y="27"/>
                                  <a:pt x="6" y="27"/>
                                </a:cubicBezTo>
                                <a:cubicBezTo>
                                  <a:pt x="4" y="27"/>
                                  <a:pt x="3" y="26"/>
                                  <a:pt x="2" y="25"/>
                                </a:cubicBezTo>
                                <a:cubicBezTo>
                                  <a:pt x="1" y="25"/>
                                  <a:pt x="1" y="24"/>
                                  <a:pt x="1" y="23"/>
                                </a:cubicBezTo>
                                <a:cubicBezTo>
                                  <a:pt x="0" y="23"/>
                                  <a:pt x="0" y="21"/>
                                  <a:pt x="0" y="20"/>
                                </a:cubicBezTo>
                                <a:cubicBezTo>
                                  <a:pt x="0" y="7"/>
                                  <a:pt x="0" y="7"/>
                                  <a:pt x="0" y="7"/>
                                </a:cubicBezTo>
                                <a:cubicBezTo>
                                  <a:pt x="0" y="5"/>
                                  <a:pt x="0" y="4"/>
                                  <a:pt x="1" y="4"/>
                                </a:cubicBezTo>
                                <a:cubicBezTo>
                                  <a:pt x="1" y="3"/>
                                  <a:pt x="1" y="2"/>
                                  <a:pt x="2" y="2"/>
                                </a:cubicBezTo>
                                <a:cubicBezTo>
                                  <a:pt x="3" y="1"/>
                                  <a:pt x="4" y="0"/>
                                  <a:pt x="6" y="0"/>
                                </a:cubicBezTo>
                                <a:cubicBezTo>
                                  <a:pt x="8" y="0"/>
                                  <a:pt x="10" y="1"/>
                                  <a:pt x="11" y="2"/>
                                </a:cubicBezTo>
                                <a:cubicBezTo>
                                  <a:pt x="11" y="2"/>
                                  <a:pt x="12" y="3"/>
                                  <a:pt x="12" y="4"/>
                                </a:cubicBezTo>
                                <a:cubicBezTo>
                                  <a:pt x="12" y="4"/>
                                  <a:pt x="12" y="5"/>
                                  <a:pt x="12" y="7"/>
                                </a:cubicBezTo>
                                <a:cubicBezTo>
                                  <a:pt x="12" y="14"/>
                                  <a:pt x="12" y="14"/>
                                  <a:pt x="12" y="14"/>
                                </a:cubicBezTo>
                                <a:cubicBezTo>
                                  <a:pt x="4" y="14"/>
                                  <a:pt x="4" y="14"/>
                                  <a:pt x="4" y="14"/>
                                </a:cubicBez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1"/>
                                  <a:pt x="4" y="22"/>
                                  <a:pt x="5" y="23"/>
                                </a:cubicBezTo>
                                <a:cubicBezTo>
                                  <a:pt x="5" y="23"/>
                                  <a:pt x="5" y="24"/>
                                  <a:pt x="6" y="24"/>
                                </a:cubicBezTo>
                                <a:cubicBezTo>
                                  <a:pt x="7" y="24"/>
                                  <a:pt x="7" y="23"/>
                                  <a:pt x="8" y="23"/>
                                </a:cubicBezTo>
                                <a:cubicBezTo>
                                  <a:pt x="8" y="22"/>
                                  <a:pt x="8" y="22"/>
                                  <a:pt x="8" y="20"/>
                                </a:cubicBezTo>
                                <a:lnTo>
                                  <a:pt x="8" y="17"/>
                                </a:lnTo>
                                <a:close/>
                                <a:moveTo>
                                  <a:pt x="4" y="11"/>
                                </a:moveTo>
                                <a:cubicBezTo>
                                  <a:pt x="8" y="11"/>
                                  <a:pt x="8" y="11"/>
                                  <a:pt x="8" y="11"/>
                                </a:cubicBezTo>
                                <a:cubicBezTo>
                                  <a:pt x="8" y="7"/>
                                  <a:pt x="8" y="7"/>
                                  <a:pt x="8" y="7"/>
                                </a:cubicBezTo>
                                <a:cubicBezTo>
                                  <a:pt x="8" y="5"/>
                                  <a:pt x="8" y="5"/>
                                  <a:pt x="8" y="4"/>
                                </a:cubicBezTo>
                                <a:cubicBezTo>
                                  <a:pt x="8" y="4"/>
                                  <a:pt x="7" y="3"/>
                                  <a:pt x="6" y="3"/>
                                </a:cubicBezTo>
                                <a:cubicBezTo>
                                  <a:pt x="5" y="3"/>
                                  <a:pt x="5" y="3"/>
                                  <a:pt x="5" y="4"/>
                                </a:cubicBezTo>
                                <a:cubicBezTo>
                                  <a:pt x="4" y="4"/>
                                  <a:pt x="4" y="5"/>
                                  <a:pt x="4" y="7"/>
                                </a:cubicBezTo>
                                <a:lnTo>
                                  <a:pt x="4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60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Freeform 25"/>
                        <wps:cNvSpPr>
                          <a:spLocks noEditPoints="1"/>
                        </wps:cNvSpPr>
                        <wps:spPr bwMode="auto">
                          <a:xfrm>
                            <a:off x="2206890" y="703188"/>
                            <a:ext cx="37765" cy="107366"/>
                          </a:xfrm>
                          <a:custGeom>
                            <a:avLst/>
                            <a:gdLst>
                              <a:gd name="T0" fmla="*/ 12 w 12"/>
                              <a:gd name="T1" fmla="*/ 0 h 34"/>
                              <a:gd name="T2" fmla="*/ 12 w 12"/>
                              <a:gd name="T3" fmla="*/ 33 h 34"/>
                              <a:gd name="T4" fmla="*/ 8 w 12"/>
                              <a:gd name="T5" fmla="*/ 33 h 34"/>
                              <a:gd name="T6" fmla="*/ 8 w 12"/>
                              <a:gd name="T7" fmla="*/ 32 h 34"/>
                              <a:gd name="T8" fmla="*/ 5 w 12"/>
                              <a:gd name="T9" fmla="*/ 34 h 34"/>
                              <a:gd name="T10" fmla="*/ 1 w 12"/>
                              <a:gd name="T11" fmla="*/ 32 h 34"/>
                              <a:gd name="T12" fmla="*/ 1 w 12"/>
                              <a:gd name="T13" fmla="*/ 31 h 34"/>
                              <a:gd name="T14" fmla="*/ 0 w 12"/>
                              <a:gd name="T15" fmla="*/ 28 h 34"/>
                              <a:gd name="T16" fmla="*/ 0 w 12"/>
                              <a:gd name="T17" fmla="*/ 13 h 34"/>
                              <a:gd name="T18" fmla="*/ 1 w 12"/>
                              <a:gd name="T19" fmla="*/ 10 h 34"/>
                              <a:gd name="T20" fmla="*/ 1 w 12"/>
                              <a:gd name="T21" fmla="*/ 9 h 34"/>
                              <a:gd name="T22" fmla="*/ 2 w 12"/>
                              <a:gd name="T23" fmla="*/ 8 h 34"/>
                              <a:gd name="T24" fmla="*/ 4 w 12"/>
                              <a:gd name="T25" fmla="*/ 7 h 34"/>
                              <a:gd name="T26" fmla="*/ 8 w 12"/>
                              <a:gd name="T27" fmla="*/ 9 h 34"/>
                              <a:gd name="T28" fmla="*/ 8 w 12"/>
                              <a:gd name="T29" fmla="*/ 0 h 34"/>
                              <a:gd name="T30" fmla="*/ 12 w 12"/>
                              <a:gd name="T31" fmla="*/ 0 h 34"/>
                              <a:gd name="T32" fmla="*/ 4 w 12"/>
                              <a:gd name="T33" fmla="*/ 14 h 34"/>
                              <a:gd name="T34" fmla="*/ 4 w 12"/>
                              <a:gd name="T35" fmla="*/ 27 h 34"/>
                              <a:gd name="T36" fmla="*/ 5 w 12"/>
                              <a:gd name="T37" fmla="*/ 29 h 34"/>
                              <a:gd name="T38" fmla="*/ 6 w 12"/>
                              <a:gd name="T39" fmla="*/ 30 h 34"/>
                              <a:gd name="T40" fmla="*/ 8 w 12"/>
                              <a:gd name="T41" fmla="*/ 30 h 34"/>
                              <a:gd name="T42" fmla="*/ 8 w 12"/>
                              <a:gd name="T43" fmla="*/ 27 h 34"/>
                              <a:gd name="T44" fmla="*/ 8 w 12"/>
                              <a:gd name="T45" fmla="*/ 14 h 34"/>
                              <a:gd name="T46" fmla="*/ 8 w 12"/>
                              <a:gd name="T47" fmla="*/ 11 h 34"/>
                              <a:gd name="T48" fmla="*/ 6 w 12"/>
                              <a:gd name="T49" fmla="*/ 10 h 34"/>
                              <a:gd name="T50" fmla="*/ 5 w 12"/>
                              <a:gd name="T51" fmla="*/ 11 h 34"/>
                              <a:gd name="T52" fmla="*/ 4 w 12"/>
                              <a:gd name="T53" fmla="*/ 14 h 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2" h="34">
                                <a:moveTo>
                                  <a:pt x="12" y="0"/>
                                </a:moveTo>
                                <a:cubicBezTo>
                                  <a:pt x="12" y="33"/>
                                  <a:pt x="12" y="33"/>
                                  <a:pt x="12" y="33"/>
                                </a:cubicBezTo>
                                <a:cubicBezTo>
                                  <a:pt x="8" y="33"/>
                                  <a:pt x="8" y="33"/>
                                  <a:pt x="8" y="33"/>
                                </a:cubicBezTo>
                                <a:cubicBezTo>
                                  <a:pt x="8" y="32"/>
                                  <a:pt x="8" y="32"/>
                                  <a:pt x="8" y="32"/>
                                </a:cubicBezTo>
                                <a:cubicBezTo>
                                  <a:pt x="7" y="33"/>
                                  <a:pt x="6" y="34"/>
                                  <a:pt x="5" y="34"/>
                                </a:cubicBezTo>
                                <a:cubicBezTo>
                                  <a:pt x="3" y="34"/>
                                  <a:pt x="2" y="33"/>
                                  <a:pt x="1" y="32"/>
                                </a:cubicBezTo>
                                <a:cubicBezTo>
                                  <a:pt x="1" y="32"/>
                                  <a:pt x="1" y="31"/>
                                  <a:pt x="1" y="31"/>
                                </a:cubicBezTo>
                                <a:cubicBezTo>
                                  <a:pt x="0" y="30"/>
                                  <a:pt x="0" y="29"/>
                                  <a:pt x="0" y="28"/>
                                </a:cubicBezTo>
                                <a:cubicBezTo>
                                  <a:pt x="0" y="13"/>
                                  <a:pt x="0" y="13"/>
                                  <a:pt x="0" y="13"/>
                                </a:cubicBezTo>
                                <a:cubicBezTo>
                                  <a:pt x="0" y="12"/>
                                  <a:pt x="0" y="11"/>
                                  <a:pt x="1" y="10"/>
                                </a:cubicBezTo>
                                <a:cubicBezTo>
                                  <a:pt x="1" y="10"/>
                                  <a:pt x="1" y="9"/>
                                  <a:pt x="1" y="9"/>
                                </a:cubicBezTo>
                                <a:cubicBezTo>
                                  <a:pt x="1" y="8"/>
                                  <a:pt x="2" y="8"/>
                                  <a:pt x="2" y="8"/>
                                </a:cubicBezTo>
                                <a:cubicBezTo>
                                  <a:pt x="3" y="7"/>
                                  <a:pt x="4" y="7"/>
                                  <a:pt x="4" y="7"/>
                                </a:cubicBezTo>
                                <a:cubicBezTo>
                                  <a:pt x="6" y="7"/>
                                  <a:pt x="7" y="8"/>
                                  <a:pt x="8" y="9"/>
                                </a:cubicBezTo>
                                <a:cubicBezTo>
                                  <a:pt x="8" y="0"/>
                                  <a:pt x="8" y="0"/>
                                  <a:pt x="8" y="0"/>
                                </a:cubicBezTo>
                                <a:lnTo>
                                  <a:pt x="12" y="0"/>
                                </a:lnTo>
                                <a:close/>
                                <a:moveTo>
                                  <a:pt x="4" y="14"/>
                                </a:moveTo>
                                <a:cubicBezTo>
                                  <a:pt x="4" y="27"/>
                                  <a:pt x="4" y="27"/>
                                  <a:pt x="4" y="27"/>
                                </a:cubicBezTo>
                                <a:cubicBezTo>
                                  <a:pt x="4" y="28"/>
                                  <a:pt x="4" y="29"/>
                                  <a:pt x="5" y="29"/>
                                </a:cubicBezTo>
                                <a:cubicBezTo>
                                  <a:pt x="5" y="30"/>
                                  <a:pt x="5" y="30"/>
                                  <a:pt x="6" y="30"/>
                                </a:cubicBezTo>
                                <a:cubicBezTo>
                                  <a:pt x="7" y="30"/>
                                  <a:pt x="7" y="30"/>
                                  <a:pt x="8" y="30"/>
                                </a:cubicBezTo>
                                <a:cubicBezTo>
                                  <a:pt x="8" y="29"/>
                                  <a:pt x="8" y="28"/>
                                  <a:pt x="8" y="27"/>
                                </a:cubicBezTo>
                                <a:cubicBezTo>
                                  <a:pt x="8" y="14"/>
                                  <a:pt x="8" y="14"/>
                                  <a:pt x="8" y="14"/>
                                </a:cubicBezTo>
                                <a:cubicBezTo>
                                  <a:pt x="8" y="13"/>
                                  <a:pt x="8" y="12"/>
                                  <a:pt x="8" y="11"/>
                                </a:cubicBezTo>
                                <a:cubicBezTo>
                                  <a:pt x="8" y="11"/>
                                  <a:pt x="7" y="10"/>
                                  <a:pt x="6" y="10"/>
                                </a:cubicBezTo>
                                <a:cubicBezTo>
                                  <a:pt x="5" y="10"/>
                                  <a:pt x="5" y="11"/>
                                  <a:pt x="5" y="11"/>
                                </a:cubicBezTo>
                                <a:cubicBezTo>
                                  <a:pt x="4" y="12"/>
                                  <a:pt x="4" y="12"/>
                                  <a:pt x="4" y="1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F60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Freeform 26"/>
                        <wps:cNvSpPr>
                          <a:spLocks/>
                        </wps:cNvSpPr>
                        <wps:spPr bwMode="auto">
                          <a:xfrm>
                            <a:off x="2257636" y="725605"/>
                            <a:ext cx="34224" cy="81999"/>
                          </a:xfrm>
                          <a:custGeom>
                            <a:avLst/>
                            <a:gdLst>
                              <a:gd name="T0" fmla="*/ 4 w 11"/>
                              <a:gd name="T1" fmla="*/ 0 h 26"/>
                              <a:gd name="T2" fmla="*/ 4 w 11"/>
                              <a:gd name="T3" fmla="*/ 2 h 26"/>
                              <a:gd name="T4" fmla="*/ 8 w 11"/>
                              <a:gd name="T5" fmla="*/ 0 h 26"/>
                              <a:gd name="T6" fmla="*/ 11 w 11"/>
                              <a:gd name="T7" fmla="*/ 2 h 26"/>
                              <a:gd name="T8" fmla="*/ 11 w 11"/>
                              <a:gd name="T9" fmla="*/ 6 h 26"/>
                              <a:gd name="T10" fmla="*/ 11 w 11"/>
                              <a:gd name="T11" fmla="*/ 26 h 26"/>
                              <a:gd name="T12" fmla="*/ 8 w 11"/>
                              <a:gd name="T13" fmla="*/ 26 h 26"/>
                              <a:gd name="T14" fmla="*/ 8 w 11"/>
                              <a:gd name="T15" fmla="*/ 7 h 26"/>
                              <a:gd name="T16" fmla="*/ 7 w 11"/>
                              <a:gd name="T17" fmla="*/ 4 h 26"/>
                              <a:gd name="T18" fmla="*/ 6 w 11"/>
                              <a:gd name="T19" fmla="*/ 3 h 26"/>
                              <a:gd name="T20" fmla="*/ 4 w 11"/>
                              <a:gd name="T21" fmla="*/ 4 h 26"/>
                              <a:gd name="T22" fmla="*/ 4 w 11"/>
                              <a:gd name="T23" fmla="*/ 7 h 26"/>
                              <a:gd name="T24" fmla="*/ 4 w 11"/>
                              <a:gd name="T25" fmla="*/ 26 h 26"/>
                              <a:gd name="T26" fmla="*/ 0 w 11"/>
                              <a:gd name="T27" fmla="*/ 26 h 26"/>
                              <a:gd name="T28" fmla="*/ 0 w 11"/>
                              <a:gd name="T29" fmla="*/ 0 h 26"/>
                              <a:gd name="T30" fmla="*/ 4 w 11"/>
                              <a:gd name="T31" fmla="*/ 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1" h="26">
                                <a:moveTo>
                                  <a:pt x="4" y="0"/>
                                </a:moveTo>
                                <a:cubicBezTo>
                                  <a:pt x="4" y="2"/>
                                  <a:pt x="4" y="2"/>
                                  <a:pt x="4" y="2"/>
                                </a:cubicBezTo>
                                <a:cubicBezTo>
                                  <a:pt x="5" y="1"/>
                                  <a:pt x="6" y="0"/>
                                  <a:pt x="8" y="0"/>
                                </a:cubicBezTo>
                                <a:cubicBezTo>
                                  <a:pt x="9" y="0"/>
                                  <a:pt x="10" y="1"/>
                                  <a:pt x="11" y="2"/>
                                </a:cubicBezTo>
                                <a:cubicBezTo>
                                  <a:pt x="11" y="3"/>
                                  <a:pt x="11" y="4"/>
                                  <a:pt x="11" y="6"/>
                                </a:cubicBezTo>
                                <a:cubicBezTo>
                                  <a:pt x="11" y="26"/>
                                  <a:pt x="11" y="26"/>
                                  <a:pt x="11" y="26"/>
                                </a:cubicBezTo>
                                <a:cubicBezTo>
                                  <a:pt x="8" y="26"/>
                                  <a:pt x="8" y="26"/>
                                  <a:pt x="8" y="26"/>
                                </a:cubicBezTo>
                                <a:cubicBezTo>
                                  <a:pt x="8" y="7"/>
                                  <a:pt x="8" y="7"/>
                                  <a:pt x="8" y="7"/>
                                </a:cubicBezTo>
                                <a:cubicBezTo>
                                  <a:pt x="8" y="6"/>
                                  <a:pt x="7" y="5"/>
                                  <a:pt x="7" y="4"/>
                                </a:cubicBezTo>
                                <a:cubicBezTo>
                                  <a:pt x="7" y="4"/>
                                  <a:pt x="7" y="3"/>
                                  <a:pt x="6" y="3"/>
                                </a:cubicBezTo>
                                <a:cubicBezTo>
                                  <a:pt x="5" y="3"/>
                                  <a:pt x="4" y="4"/>
                                  <a:pt x="4" y="4"/>
                                </a:cubicBezTo>
                                <a:cubicBezTo>
                                  <a:pt x="4" y="5"/>
                                  <a:pt x="4" y="5"/>
                                  <a:pt x="4" y="7"/>
                                </a:cubicBezTo>
                                <a:cubicBezTo>
                                  <a:pt x="4" y="26"/>
                                  <a:pt x="4" y="26"/>
                                  <a:pt x="4" y="26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lnTo>
                                  <a:pt x="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60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Freeform 27"/>
                        <wps:cNvSpPr>
                          <a:spLocks noEditPoints="1"/>
                        </wps:cNvSpPr>
                        <wps:spPr bwMode="auto">
                          <a:xfrm>
                            <a:off x="2304843" y="725605"/>
                            <a:ext cx="37765" cy="84949"/>
                          </a:xfrm>
                          <a:custGeom>
                            <a:avLst/>
                            <a:gdLst>
                              <a:gd name="T0" fmla="*/ 12 w 12"/>
                              <a:gd name="T1" fmla="*/ 7 h 27"/>
                              <a:gd name="T2" fmla="*/ 12 w 12"/>
                              <a:gd name="T3" fmla="*/ 20 h 27"/>
                              <a:gd name="T4" fmla="*/ 12 w 12"/>
                              <a:gd name="T5" fmla="*/ 23 h 27"/>
                              <a:gd name="T6" fmla="*/ 11 w 12"/>
                              <a:gd name="T7" fmla="*/ 25 h 27"/>
                              <a:gd name="T8" fmla="*/ 6 w 12"/>
                              <a:gd name="T9" fmla="*/ 27 h 27"/>
                              <a:gd name="T10" fmla="*/ 1 w 12"/>
                              <a:gd name="T11" fmla="*/ 25 h 27"/>
                              <a:gd name="T12" fmla="*/ 0 w 12"/>
                              <a:gd name="T13" fmla="*/ 23 h 27"/>
                              <a:gd name="T14" fmla="*/ 0 w 12"/>
                              <a:gd name="T15" fmla="*/ 20 h 27"/>
                              <a:gd name="T16" fmla="*/ 0 w 12"/>
                              <a:gd name="T17" fmla="*/ 6 h 27"/>
                              <a:gd name="T18" fmla="*/ 2 w 12"/>
                              <a:gd name="T19" fmla="*/ 2 h 27"/>
                              <a:gd name="T20" fmla="*/ 6 w 12"/>
                              <a:gd name="T21" fmla="*/ 0 h 27"/>
                              <a:gd name="T22" fmla="*/ 11 w 12"/>
                              <a:gd name="T23" fmla="*/ 2 h 27"/>
                              <a:gd name="T24" fmla="*/ 12 w 12"/>
                              <a:gd name="T25" fmla="*/ 4 h 27"/>
                              <a:gd name="T26" fmla="*/ 12 w 12"/>
                              <a:gd name="T27" fmla="*/ 7 h 27"/>
                              <a:gd name="T28" fmla="*/ 4 w 12"/>
                              <a:gd name="T29" fmla="*/ 7 h 27"/>
                              <a:gd name="T30" fmla="*/ 4 w 12"/>
                              <a:gd name="T31" fmla="*/ 20 h 27"/>
                              <a:gd name="T32" fmla="*/ 4 w 12"/>
                              <a:gd name="T33" fmla="*/ 23 h 27"/>
                              <a:gd name="T34" fmla="*/ 6 w 12"/>
                              <a:gd name="T35" fmla="*/ 24 h 27"/>
                              <a:gd name="T36" fmla="*/ 7 w 12"/>
                              <a:gd name="T37" fmla="*/ 23 h 27"/>
                              <a:gd name="T38" fmla="*/ 8 w 12"/>
                              <a:gd name="T39" fmla="*/ 20 h 27"/>
                              <a:gd name="T40" fmla="*/ 8 w 12"/>
                              <a:gd name="T41" fmla="*/ 7 h 27"/>
                              <a:gd name="T42" fmla="*/ 8 w 12"/>
                              <a:gd name="T43" fmla="*/ 4 h 27"/>
                              <a:gd name="T44" fmla="*/ 6 w 12"/>
                              <a:gd name="T45" fmla="*/ 3 h 27"/>
                              <a:gd name="T46" fmla="*/ 4 w 12"/>
                              <a:gd name="T47" fmla="*/ 4 h 27"/>
                              <a:gd name="T48" fmla="*/ 4 w 12"/>
                              <a:gd name="T49" fmla="*/ 7 h 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2" h="27">
                                <a:moveTo>
                                  <a:pt x="12" y="7"/>
                                </a:moveTo>
                                <a:cubicBezTo>
                                  <a:pt x="12" y="20"/>
                                  <a:pt x="12" y="20"/>
                                  <a:pt x="12" y="20"/>
                                </a:cubicBezTo>
                                <a:cubicBezTo>
                                  <a:pt x="12" y="21"/>
                                  <a:pt x="12" y="23"/>
                                  <a:pt x="12" y="23"/>
                                </a:cubicBezTo>
                                <a:cubicBezTo>
                                  <a:pt x="11" y="24"/>
                                  <a:pt x="11" y="25"/>
                                  <a:pt x="11" y="25"/>
                                </a:cubicBezTo>
                                <a:cubicBezTo>
                                  <a:pt x="10" y="26"/>
                                  <a:pt x="8" y="27"/>
                                  <a:pt x="6" y="27"/>
                                </a:cubicBezTo>
                                <a:cubicBezTo>
                                  <a:pt x="4" y="27"/>
                                  <a:pt x="2" y="26"/>
                                  <a:pt x="1" y="25"/>
                                </a:cubicBezTo>
                                <a:cubicBezTo>
                                  <a:pt x="1" y="25"/>
                                  <a:pt x="1" y="24"/>
                                  <a:pt x="0" y="23"/>
                                </a:cubicBezTo>
                                <a:cubicBezTo>
                                  <a:pt x="0" y="23"/>
                                  <a:pt x="0" y="21"/>
                                  <a:pt x="0" y="2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0" y="4"/>
                                  <a:pt x="1" y="3"/>
                                  <a:pt x="2" y="2"/>
                                </a:cubicBezTo>
                                <a:cubicBezTo>
                                  <a:pt x="3" y="1"/>
                                  <a:pt x="4" y="0"/>
                                  <a:pt x="6" y="0"/>
                                </a:cubicBezTo>
                                <a:cubicBezTo>
                                  <a:pt x="8" y="0"/>
                                  <a:pt x="10" y="1"/>
                                  <a:pt x="11" y="2"/>
                                </a:cubicBezTo>
                                <a:cubicBezTo>
                                  <a:pt x="11" y="2"/>
                                  <a:pt x="11" y="3"/>
                                  <a:pt x="12" y="4"/>
                                </a:cubicBezTo>
                                <a:cubicBezTo>
                                  <a:pt x="12" y="4"/>
                                  <a:pt x="12" y="5"/>
                                  <a:pt x="12" y="7"/>
                                </a:cubicBezTo>
                                <a:close/>
                                <a:moveTo>
                                  <a:pt x="4" y="7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1"/>
                                  <a:pt x="4" y="22"/>
                                  <a:pt x="4" y="23"/>
                                </a:cubicBezTo>
                                <a:cubicBezTo>
                                  <a:pt x="5" y="23"/>
                                  <a:pt x="5" y="24"/>
                                  <a:pt x="6" y="24"/>
                                </a:cubicBezTo>
                                <a:cubicBezTo>
                                  <a:pt x="7" y="24"/>
                                  <a:pt x="7" y="23"/>
                                  <a:pt x="7" y="23"/>
                                </a:cubicBezTo>
                                <a:cubicBezTo>
                                  <a:pt x="8" y="22"/>
                                  <a:pt x="8" y="22"/>
                                  <a:pt x="8" y="20"/>
                                </a:cubicBezTo>
                                <a:cubicBezTo>
                                  <a:pt x="8" y="7"/>
                                  <a:pt x="8" y="7"/>
                                  <a:pt x="8" y="7"/>
                                </a:cubicBezTo>
                                <a:cubicBezTo>
                                  <a:pt x="8" y="5"/>
                                  <a:pt x="8" y="5"/>
                                  <a:pt x="8" y="4"/>
                                </a:cubicBezTo>
                                <a:cubicBezTo>
                                  <a:pt x="7" y="4"/>
                                  <a:pt x="7" y="3"/>
                                  <a:pt x="6" y="3"/>
                                </a:cubicBezTo>
                                <a:cubicBezTo>
                                  <a:pt x="5" y="3"/>
                                  <a:pt x="5" y="3"/>
                                  <a:pt x="4" y="4"/>
                                </a:cubicBezTo>
                                <a:cubicBezTo>
                                  <a:pt x="4" y="4"/>
                                  <a:pt x="4" y="5"/>
                                  <a:pt x="4" y="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F60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28"/>
                        <wps:cNvSpPr>
                          <a:spLocks/>
                        </wps:cNvSpPr>
                        <wps:spPr bwMode="auto">
                          <a:xfrm>
                            <a:off x="2349098" y="725605"/>
                            <a:ext cx="37765" cy="84949"/>
                          </a:xfrm>
                          <a:custGeom>
                            <a:avLst/>
                            <a:gdLst>
                              <a:gd name="T0" fmla="*/ 12 w 12"/>
                              <a:gd name="T1" fmla="*/ 8 h 27"/>
                              <a:gd name="T2" fmla="*/ 8 w 12"/>
                              <a:gd name="T3" fmla="*/ 8 h 27"/>
                              <a:gd name="T4" fmla="*/ 8 w 12"/>
                              <a:gd name="T5" fmla="*/ 7 h 27"/>
                              <a:gd name="T6" fmla="*/ 6 w 12"/>
                              <a:gd name="T7" fmla="*/ 3 h 27"/>
                              <a:gd name="T8" fmla="*/ 5 w 12"/>
                              <a:gd name="T9" fmla="*/ 6 h 27"/>
                              <a:gd name="T10" fmla="*/ 6 w 12"/>
                              <a:gd name="T11" fmla="*/ 10 h 27"/>
                              <a:gd name="T12" fmla="*/ 8 w 12"/>
                              <a:gd name="T13" fmla="*/ 12 h 27"/>
                              <a:gd name="T14" fmla="*/ 11 w 12"/>
                              <a:gd name="T15" fmla="*/ 16 h 27"/>
                              <a:gd name="T16" fmla="*/ 12 w 12"/>
                              <a:gd name="T17" fmla="*/ 20 h 27"/>
                              <a:gd name="T18" fmla="*/ 11 w 12"/>
                              <a:gd name="T19" fmla="*/ 25 h 27"/>
                              <a:gd name="T20" fmla="*/ 6 w 12"/>
                              <a:gd name="T21" fmla="*/ 27 h 27"/>
                              <a:gd name="T22" fmla="*/ 0 w 12"/>
                              <a:gd name="T23" fmla="*/ 19 h 27"/>
                              <a:gd name="T24" fmla="*/ 0 w 12"/>
                              <a:gd name="T25" fmla="*/ 17 h 27"/>
                              <a:gd name="T26" fmla="*/ 4 w 12"/>
                              <a:gd name="T27" fmla="*/ 17 h 27"/>
                              <a:gd name="T28" fmla="*/ 4 w 12"/>
                              <a:gd name="T29" fmla="*/ 19 h 27"/>
                              <a:gd name="T30" fmla="*/ 4 w 12"/>
                              <a:gd name="T31" fmla="*/ 19 h 27"/>
                              <a:gd name="T32" fmla="*/ 4 w 12"/>
                              <a:gd name="T33" fmla="*/ 21 h 27"/>
                              <a:gd name="T34" fmla="*/ 5 w 12"/>
                              <a:gd name="T35" fmla="*/ 22 h 27"/>
                              <a:gd name="T36" fmla="*/ 6 w 12"/>
                              <a:gd name="T37" fmla="*/ 23 h 27"/>
                              <a:gd name="T38" fmla="*/ 9 w 12"/>
                              <a:gd name="T39" fmla="*/ 20 h 27"/>
                              <a:gd name="T40" fmla="*/ 8 w 12"/>
                              <a:gd name="T41" fmla="*/ 18 h 27"/>
                              <a:gd name="T42" fmla="*/ 6 w 12"/>
                              <a:gd name="T43" fmla="*/ 16 h 27"/>
                              <a:gd name="T44" fmla="*/ 5 w 12"/>
                              <a:gd name="T45" fmla="*/ 14 h 27"/>
                              <a:gd name="T46" fmla="*/ 2 w 12"/>
                              <a:gd name="T47" fmla="*/ 10 h 27"/>
                              <a:gd name="T48" fmla="*/ 1 w 12"/>
                              <a:gd name="T49" fmla="*/ 6 h 27"/>
                              <a:gd name="T50" fmla="*/ 2 w 12"/>
                              <a:gd name="T51" fmla="*/ 2 h 27"/>
                              <a:gd name="T52" fmla="*/ 7 w 12"/>
                              <a:gd name="T53" fmla="*/ 0 h 27"/>
                              <a:gd name="T54" fmla="*/ 11 w 12"/>
                              <a:gd name="T55" fmla="*/ 2 h 27"/>
                              <a:gd name="T56" fmla="*/ 12 w 12"/>
                              <a:gd name="T57" fmla="*/ 7 h 27"/>
                              <a:gd name="T58" fmla="*/ 12 w 12"/>
                              <a:gd name="T59" fmla="*/ 8 h 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12" h="27">
                                <a:moveTo>
                                  <a:pt x="12" y="8"/>
                                </a:moveTo>
                                <a:cubicBezTo>
                                  <a:pt x="8" y="8"/>
                                  <a:pt x="8" y="8"/>
                                  <a:pt x="8" y="8"/>
                                </a:cubicBezTo>
                                <a:cubicBezTo>
                                  <a:pt x="8" y="7"/>
                                  <a:pt x="8" y="7"/>
                                  <a:pt x="8" y="7"/>
                                </a:cubicBezTo>
                                <a:cubicBezTo>
                                  <a:pt x="8" y="5"/>
                                  <a:pt x="8" y="3"/>
                                  <a:pt x="6" y="3"/>
                                </a:cubicBezTo>
                                <a:cubicBezTo>
                                  <a:pt x="5" y="3"/>
                                  <a:pt x="5" y="4"/>
                                  <a:pt x="5" y="6"/>
                                </a:cubicBezTo>
                                <a:cubicBezTo>
                                  <a:pt x="5" y="7"/>
                                  <a:pt x="5" y="9"/>
                                  <a:pt x="6" y="10"/>
                                </a:cubicBezTo>
                                <a:cubicBezTo>
                                  <a:pt x="8" y="12"/>
                                  <a:pt x="8" y="12"/>
                                  <a:pt x="8" y="12"/>
                                </a:cubicBezTo>
                                <a:cubicBezTo>
                                  <a:pt x="10" y="13"/>
                                  <a:pt x="11" y="14"/>
                                  <a:pt x="11" y="16"/>
                                </a:cubicBezTo>
                                <a:cubicBezTo>
                                  <a:pt x="12" y="17"/>
                                  <a:pt x="12" y="18"/>
                                  <a:pt x="12" y="20"/>
                                </a:cubicBezTo>
                                <a:cubicBezTo>
                                  <a:pt x="12" y="22"/>
                                  <a:pt x="12" y="23"/>
                                  <a:pt x="11" y="25"/>
                                </a:cubicBezTo>
                                <a:cubicBezTo>
                                  <a:pt x="10" y="26"/>
                                  <a:pt x="8" y="27"/>
                                  <a:pt x="6" y="27"/>
                                </a:cubicBezTo>
                                <a:cubicBezTo>
                                  <a:pt x="2" y="27"/>
                                  <a:pt x="0" y="24"/>
                                  <a:pt x="0" y="19"/>
                                </a:cubicBezTo>
                                <a:cubicBezTo>
                                  <a:pt x="0" y="17"/>
                                  <a:pt x="0" y="17"/>
                                  <a:pt x="0" y="17"/>
                                </a:cubicBezTo>
                                <a:cubicBezTo>
                                  <a:pt x="4" y="17"/>
                                  <a:pt x="4" y="17"/>
                                  <a:pt x="4" y="17"/>
                                </a:cubicBezTo>
                                <a:cubicBezTo>
                                  <a:pt x="4" y="19"/>
                                  <a:pt x="4" y="19"/>
                                  <a:pt x="4" y="19"/>
                                </a:cubicBezTo>
                                <a:cubicBezTo>
                                  <a:pt x="4" y="19"/>
                                  <a:pt x="4" y="19"/>
                                  <a:pt x="4" y="19"/>
                                </a:cubicBezTo>
                                <a:cubicBezTo>
                                  <a:pt x="4" y="19"/>
                                  <a:pt x="4" y="20"/>
                                  <a:pt x="4" y="21"/>
                                </a:cubicBezTo>
                                <a:cubicBezTo>
                                  <a:pt x="4" y="21"/>
                                  <a:pt x="4" y="22"/>
                                  <a:pt x="5" y="22"/>
                                </a:cubicBezTo>
                                <a:cubicBezTo>
                                  <a:pt x="5" y="23"/>
                                  <a:pt x="5" y="23"/>
                                  <a:pt x="6" y="23"/>
                                </a:cubicBezTo>
                                <a:cubicBezTo>
                                  <a:pt x="8" y="23"/>
                                  <a:pt x="9" y="22"/>
                                  <a:pt x="9" y="20"/>
                                </a:cubicBezTo>
                                <a:cubicBezTo>
                                  <a:pt x="9" y="19"/>
                                  <a:pt x="8" y="19"/>
                                  <a:pt x="8" y="18"/>
                                </a:cubicBezTo>
                                <a:cubicBezTo>
                                  <a:pt x="8" y="17"/>
                                  <a:pt x="7" y="17"/>
                                  <a:pt x="6" y="16"/>
                                </a:cubicBezTo>
                                <a:cubicBezTo>
                                  <a:pt x="5" y="14"/>
                                  <a:pt x="5" y="14"/>
                                  <a:pt x="5" y="14"/>
                                </a:cubicBezTo>
                                <a:cubicBezTo>
                                  <a:pt x="3" y="12"/>
                                  <a:pt x="2" y="11"/>
                                  <a:pt x="2" y="10"/>
                                </a:cubicBezTo>
                                <a:cubicBezTo>
                                  <a:pt x="1" y="9"/>
                                  <a:pt x="1" y="8"/>
                                  <a:pt x="1" y="6"/>
                                </a:cubicBezTo>
                                <a:cubicBezTo>
                                  <a:pt x="1" y="4"/>
                                  <a:pt x="1" y="3"/>
                                  <a:pt x="2" y="2"/>
                                </a:cubicBezTo>
                                <a:cubicBezTo>
                                  <a:pt x="3" y="1"/>
                                  <a:pt x="5" y="0"/>
                                  <a:pt x="7" y="0"/>
                                </a:cubicBezTo>
                                <a:cubicBezTo>
                                  <a:pt x="8" y="0"/>
                                  <a:pt x="10" y="1"/>
                                  <a:pt x="11" y="2"/>
                                </a:cubicBezTo>
                                <a:cubicBezTo>
                                  <a:pt x="12" y="3"/>
                                  <a:pt x="12" y="4"/>
                                  <a:pt x="12" y="7"/>
                                </a:cubicBezTo>
                                <a:lnTo>
                                  <a:pt x="12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60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29"/>
                        <wps:cNvSpPr>
                          <a:spLocks/>
                        </wps:cNvSpPr>
                        <wps:spPr bwMode="auto">
                          <a:xfrm>
                            <a:off x="2392764" y="709677"/>
                            <a:ext cx="28324" cy="100877"/>
                          </a:xfrm>
                          <a:custGeom>
                            <a:avLst/>
                            <a:gdLst>
                              <a:gd name="T0" fmla="*/ 6 w 9"/>
                              <a:gd name="T1" fmla="*/ 0 h 32"/>
                              <a:gd name="T2" fmla="*/ 6 w 9"/>
                              <a:gd name="T3" fmla="*/ 5 h 32"/>
                              <a:gd name="T4" fmla="*/ 9 w 9"/>
                              <a:gd name="T5" fmla="*/ 5 h 32"/>
                              <a:gd name="T6" fmla="*/ 9 w 9"/>
                              <a:gd name="T7" fmla="*/ 9 h 32"/>
                              <a:gd name="T8" fmla="*/ 6 w 9"/>
                              <a:gd name="T9" fmla="*/ 9 h 32"/>
                              <a:gd name="T10" fmla="*/ 6 w 9"/>
                              <a:gd name="T11" fmla="*/ 27 h 32"/>
                              <a:gd name="T12" fmla="*/ 7 w 9"/>
                              <a:gd name="T13" fmla="*/ 28 h 32"/>
                              <a:gd name="T14" fmla="*/ 9 w 9"/>
                              <a:gd name="T15" fmla="*/ 29 h 32"/>
                              <a:gd name="T16" fmla="*/ 9 w 9"/>
                              <a:gd name="T17" fmla="*/ 32 h 32"/>
                              <a:gd name="T18" fmla="*/ 7 w 9"/>
                              <a:gd name="T19" fmla="*/ 32 h 32"/>
                              <a:gd name="T20" fmla="*/ 3 w 9"/>
                              <a:gd name="T21" fmla="*/ 31 h 32"/>
                              <a:gd name="T22" fmla="*/ 3 w 9"/>
                              <a:gd name="T23" fmla="*/ 30 h 32"/>
                              <a:gd name="T24" fmla="*/ 3 w 9"/>
                              <a:gd name="T25" fmla="*/ 28 h 32"/>
                              <a:gd name="T26" fmla="*/ 3 w 9"/>
                              <a:gd name="T27" fmla="*/ 9 h 32"/>
                              <a:gd name="T28" fmla="*/ 0 w 9"/>
                              <a:gd name="T29" fmla="*/ 9 h 32"/>
                              <a:gd name="T30" fmla="*/ 0 w 9"/>
                              <a:gd name="T31" fmla="*/ 5 h 32"/>
                              <a:gd name="T32" fmla="*/ 3 w 9"/>
                              <a:gd name="T33" fmla="*/ 5 h 32"/>
                              <a:gd name="T34" fmla="*/ 3 w 9"/>
                              <a:gd name="T35" fmla="*/ 0 h 32"/>
                              <a:gd name="T36" fmla="*/ 6 w 9"/>
                              <a:gd name="T37" fmla="*/ 0 h 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9" h="32">
                                <a:moveTo>
                                  <a:pt x="6" y="0"/>
                                </a:moveTo>
                                <a:cubicBezTo>
                                  <a:pt x="6" y="5"/>
                                  <a:pt x="6" y="5"/>
                                  <a:pt x="6" y="5"/>
                                </a:cubicBezTo>
                                <a:cubicBezTo>
                                  <a:pt x="9" y="5"/>
                                  <a:pt x="9" y="5"/>
                                  <a:pt x="9" y="5"/>
                                </a:cubicBezTo>
                                <a:cubicBezTo>
                                  <a:pt x="9" y="9"/>
                                  <a:pt x="9" y="9"/>
                                  <a:pt x="9" y="9"/>
                                </a:cubicBezTo>
                                <a:cubicBezTo>
                                  <a:pt x="6" y="9"/>
                                  <a:pt x="6" y="9"/>
                                  <a:pt x="6" y="9"/>
                                </a:cubicBezTo>
                                <a:cubicBezTo>
                                  <a:pt x="6" y="27"/>
                                  <a:pt x="6" y="27"/>
                                  <a:pt x="6" y="27"/>
                                </a:cubicBezTo>
                                <a:cubicBezTo>
                                  <a:pt x="6" y="28"/>
                                  <a:pt x="7" y="28"/>
                                  <a:pt x="7" y="28"/>
                                </a:cubicBezTo>
                                <a:cubicBezTo>
                                  <a:pt x="8" y="28"/>
                                  <a:pt x="8" y="29"/>
                                  <a:pt x="9" y="29"/>
                                </a:cubicBezTo>
                                <a:cubicBezTo>
                                  <a:pt x="9" y="32"/>
                                  <a:pt x="9" y="32"/>
                                  <a:pt x="9" y="32"/>
                                </a:cubicBezTo>
                                <a:cubicBezTo>
                                  <a:pt x="8" y="32"/>
                                  <a:pt x="7" y="32"/>
                                  <a:pt x="7" y="32"/>
                                </a:cubicBezTo>
                                <a:cubicBezTo>
                                  <a:pt x="5" y="32"/>
                                  <a:pt x="4" y="31"/>
                                  <a:pt x="3" y="31"/>
                                </a:cubicBezTo>
                                <a:cubicBezTo>
                                  <a:pt x="3" y="30"/>
                                  <a:pt x="3" y="30"/>
                                  <a:pt x="3" y="30"/>
                                </a:cubicBezTo>
                                <a:cubicBezTo>
                                  <a:pt x="3" y="29"/>
                                  <a:pt x="3" y="28"/>
                                  <a:pt x="3" y="28"/>
                                </a:cubicBezTo>
                                <a:cubicBezTo>
                                  <a:pt x="3" y="9"/>
                                  <a:pt x="3" y="9"/>
                                  <a:pt x="3" y="9"/>
                                </a:cubicBezTo>
                                <a:cubicBezTo>
                                  <a:pt x="0" y="9"/>
                                  <a:pt x="0" y="9"/>
                                  <a:pt x="0" y="9"/>
                                </a:cubicBezTo>
                                <a:cubicBezTo>
                                  <a:pt x="0" y="5"/>
                                  <a:pt x="0" y="5"/>
                                  <a:pt x="0" y="5"/>
                                </a:cubicBezTo>
                                <a:cubicBezTo>
                                  <a:pt x="3" y="5"/>
                                  <a:pt x="3" y="5"/>
                                  <a:pt x="3" y="5"/>
                                </a:cubicBezTo>
                                <a:cubicBezTo>
                                  <a:pt x="3" y="0"/>
                                  <a:pt x="3" y="0"/>
                                  <a:pt x="3" y="0"/>
                                </a:cubicBezTo>
                                <a:lnTo>
                                  <a:pt x="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60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30"/>
                        <wps:cNvSpPr>
                          <a:spLocks/>
                        </wps:cNvSpPr>
                        <wps:spPr bwMode="auto">
                          <a:xfrm>
                            <a:off x="2427579" y="725605"/>
                            <a:ext cx="37765" cy="81999"/>
                          </a:xfrm>
                          <a:custGeom>
                            <a:avLst/>
                            <a:gdLst>
                              <a:gd name="T0" fmla="*/ 4 w 12"/>
                              <a:gd name="T1" fmla="*/ 0 h 26"/>
                              <a:gd name="T2" fmla="*/ 4 w 12"/>
                              <a:gd name="T3" fmla="*/ 2 h 26"/>
                              <a:gd name="T4" fmla="*/ 8 w 12"/>
                              <a:gd name="T5" fmla="*/ 0 h 26"/>
                              <a:gd name="T6" fmla="*/ 12 w 12"/>
                              <a:gd name="T7" fmla="*/ 2 h 26"/>
                              <a:gd name="T8" fmla="*/ 12 w 12"/>
                              <a:gd name="T9" fmla="*/ 6 h 26"/>
                              <a:gd name="T10" fmla="*/ 12 w 12"/>
                              <a:gd name="T11" fmla="*/ 26 h 26"/>
                              <a:gd name="T12" fmla="*/ 8 w 12"/>
                              <a:gd name="T13" fmla="*/ 26 h 26"/>
                              <a:gd name="T14" fmla="*/ 8 w 12"/>
                              <a:gd name="T15" fmla="*/ 7 h 26"/>
                              <a:gd name="T16" fmla="*/ 8 w 12"/>
                              <a:gd name="T17" fmla="*/ 4 h 26"/>
                              <a:gd name="T18" fmla="*/ 6 w 12"/>
                              <a:gd name="T19" fmla="*/ 3 h 26"/>
                              <a:gd name="T20" fmla="*/ 5 w 12"/>
                              <a:gd name="T21" fmla="*/ 4 h 26"/>
                              <a:gd name="T22" fmla="*/ 4 w 12"/>
                              <a:gd name="T23" fmla="*/ 7 h 26"/>
                              <a:gd name="T24" fmla="*/ 4 w 12"/>
                              <a:gd name="T25" fmla="*/ 26 h 26"/>
                              <a:gd name="T26" fmla="*/ 0 w 12"/>
                              <a:gd name="T27" fmla="*/ 26 h 26"/>
                              <a:gd name="T28" fmla="*/ 0 w 12"/>
                              <a:gd name="T29" fmla="*/ 0 h 26"/>
                              <a:gd name="T30" fmla="*/ 4 w 12"/>
                              <a:gd name="T31" fmla="*/ 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" h="26">
                                <a:moveTo>
                                  <a:pt x="4" y="0"/>
                                </a:moveTo>
                                <a:cubicBezTo>
                                  <a:pt x="4" y="2"/>
                                  <a:pt x="4" y="2"/>
                                  <a:pt x="4" y="2"/>
                                </a:cubicBezTo>
                                <a:cubicBezTo>
                                  <a:pt x="6" y="1"/>
                                  <a:pt x="7" y="0"/>
                                  <a:pt x="8" y="0"/>
                                </a:cubicBezTo>
                                <a:cubicBezTo>
                                  <a:pt x="10" y="0"/>
                                  <a:pt x="11" y="1"/>
                                  <a:pt x="12" y="2"/>
                                </a:cubicBezTo>
                                <a:cubicBezTo>
                                  <a:pt x="12" y="3"/>
                                  <a:pt x="12" y="4"/>
                                  <a:pt x="12" y="6"/>
                                </a:cubicBezTo>
                                <a:cubicBezTo>
                                  <a:pt x="12" y="26"/>
                                  <a:pt x="12" y="26"/>
                                  <a:pt x="12" y="26"/>
                                </a:cubicBezTo>
                                <a:cubicBezTo>
                                  <a:pt x="8" y="26"/>
                                  <a:pt x="8" y="26"/>
                                  <a:pt x="8" y="26"/>
                                </a:cubicBezTo>
                                <a:cubicBezTo>
                                  <a:pt x="8" y="7"/>
                                  <a:pt x="8" y="7"/>
                                  <a:pt x="8" y="7"/>
                                </a:cubicBezTo>
                                <a:cubicBezTo>
                                  <a:pt x="8" y="6"/>
                                  <a:pt x="8" y="5"/>
                                  <a:pt x="8" y="4"/>
                                </a:cubicBezTo>
                                <a:cubicBezTo>
                                  <a:pt x="8" y="4"/>
                                  <a:pt x="7" y="3"/>
                                  <a:pt x="6" y="3"/>
                                </a:cubicBezTo>
                                <a:cubicBezTo>
                                  <a:pt x="6" y="3"/>
                                  <a:pt x="5" y="4"/>
                                  <a:pt x="5" y="4"/>
                                </a:cubicBezTo>
                                <a:cubicBezTo>
                                  <a:pt x="5" y="5"/>
                                  <a:pt x="4" y="5"/>
                                  <a:pt x="4" y="7"/>
                                </a:cubicBezTo>
                                <a:cubicBezTo>
                                  <a:pt x="4" y="26"/>
                                  <a:pt x="4" y="26"/>
                                  <a:pt x="4" y="26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lnTo>
                                  <a:pt x="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60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31"/>
                        <wps:cNvSpPr>
                          <a:spLocks noEditPoints="1"/>
                        </wps:cNvSpPr>
                        <wps:spPr bwMode="auto">
                          <a:xfrm>
                            <a:off x="2478325" y="703188"/>
                            <a:ext cx="12392" cy="104416"/>
                          </a:xfrm>
                          <a:custGeom>
                            <a:avLst/>
                            <a:gdLst>
                              <a:gd name="T0" fmla="*/ 21 w 21"/>
                              <a:gd name="T1" fmla="*/ 0 h 177"/>
                              <a:gd name="T2" fmla="*/ 21 w 21"/>
                              <a:gd name="T3" fmla="*/ 27 h 177"/>
                              <a:gd name="T4" fmla="*/ 0 w 21"/>
                              <a:gd name="T5" fmla="*/ 27 h 177"/>
                              <a:gd name="T6" fmla="*/ 0 w 21"/>
                              <a:gd name="T7" fmla="*/ 0 h 177"/>
                              <a:gd name="T8" fmla="*/ 21 w 21"/>
                              <a:gd name="T9" fmla="*/ 0 h 177"/>
                              <a:gd name="T10" fmla="*/ 21 w 21"/>
                              <a:gd name="T11" fmla="*/ 38 h 177"/>
                              <a:gd name="T12" fmla="*/ 21 w 21"/>
                              <a:gd name="T13" fmla="*/ 177 h 177"/>
                              <a:gd name="T14" fmla="*/ 0 w 21"/>
                              <a:gd name="T15" fmla="*/ 177 h 177"/>
                              <a:gd name="T16" fmla="*/ 0 w 21"/>
                              <a:gd name="T17" fmla="*/ 38 h 177"/>
                              <a:gd name="T18" fmla="*/ 21 w 21"/>
                              <a:gd name="T19" fmla="*/ 38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1" h="177">
                                <a:moveTo>
                                  <a:pt x="21" y="0"/>
                                </a:moveTo>
                                <a:lnTo>
                                  <a:pt x="21" y="27"/>
                                </a:lnTo>
                                <a:lnTo>
                                  <a:pt x="0" y="27"/>
                                </a:lnTo>
                                <a:lnTo>
                                  <a:pt x="0" y="0"/>
                                </a:lnTo>
                                <a:lnTo>
                                  <a:pt x="21" y="0"/>
                                </a:lnTo>
                                <a:close/>
                                <a:moveTo>
                                  <a:pt x="21" y="38"/>
                                </a:moveTo>
                                <a:lnTo>
                                  <a:pt x="21" y="177"/>
                                </a:lnTo>
                                <a:lnTo>
                                  <a:pt x="0" y="177"/>
                                </a:lnTo>
                                <a:lnTo>
                                  <a:pt x="0" y="38"/>
                                </a:lnTo>
                                <a:lnTo>
                                  <a:pt x="21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60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32"/>
                        <wps:cNvSpPr>
                          <a:spLocks/>
                        </wps:cNvSpPr>
                        <wps:spPr bwMode="auto">
                          <a:xfrm>
                            <a:off x="2503109" y="703188"/>
                            <a:ext cx="34815" cy="104416"/>
                          </a:xfrm>
                          <a:custGeom>
                            <a:avLst/>
                            <a:gdLst>
                              <a:gd name="T0" fmla="*/ 4 w 11"/>
                              <a:gd name="T1" fmla="*/ 0 h 33"/>
                              <a:gd name="T2" fmla="*/ 4 w 11"/>
                              <a:gd name="T3" fmla="*/ 9 h 33"/>
                              <a:gd name="T4" fmla="*/ 8 w 11"/>
                              <a:gd name="T5" fmla="*/ 7 h 33"/>
                              <a:gd name="T6" fmla="*/ 11 w 11"/>
                              <a:gd name="T7" fmla="*/ 9 h 33"/>
                              <a:gd name="T8" fmla="*/ 11 w 11"/>
                              <a:gd name="T9" fmla="*/ 13 h 33"/>
                              <a:gd name="T10" fmla="*/ 11 w 11"/>
                              <a:gd name="T11" fmla="*/ 33 h 33"/>
                              <a:gd name="T12" fmla="*/ 7 w 11"/>
                              <a:gd name="T13" fmla="*/ 33 h 33"/>
                              <a:gd name="T14" fmla="*/ 7 w 11"/>
                              <a:gd name="T15" fmla="*/ 14 h 33"/>
                              <a:gd name="T16" fmla="*/ 7 w 11"/>
                              <a:gd name="T17" fmla="*/ 11 h 33"/>
                              <a:gd name="T18" fmla="*/ 6 w 11"/>
                              <a:gd name="T19" fmla="*/ 10 h 33"/>
                              <a:gd name="T20" fmla="*/ 4 w 11"/>
                              <a:gd name="T21" fmla="*/ 11 h 33"/>
                              <a:gd name="T22" fmla="*/ 4 w 11"/>
                              <a:gd name="T23" fmla="*/ 14 h 33"/>
                              <a:gd name="T24" fmla="*/ 4 w 11"/>
                              <a:gd name="T25" fmla="*/ 33 h 33"/>
                              <a:gd name="T26" fmla="*/ 0 w 11"/>
                              <a:gd name="T27" fmla="*/ 33 h 33"/>
                              <a:gd name="T28" fmla="*/ 0 w 11"/>
                              <a:gd name="T29" fmla="*/ 0 h 33"/>
                              <a:gd name="T30" fmla="*/ 4 w 11"/>
                              <a:gd name="T31" fmla="*/ 0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1" h="33">
                                <a:moveTo>
                                  <a:pt x="4" y="0"/>
                                </a:moveTo>
                                <a:cubicBezTo>
                                  <a:pt x="4" y="9"/>
                                  <a:pt x="4" y="9"/>
                                  <a:pt x="4" y="9"/>
                                </a:cubicBezTo>
                                <a:cubicBezTo>
                                  <a:pt x="5" y="8"/>
                                  <a:pt x="6" y="7"/>
                                  <a:pt x="8" y="7"/>
                                </a:cubicBezTo>
                                <a:cubicBezTo>
                                  <a:pt x="9" y="7"/>
                                  <a:pt x="10" y="8"/>
                                  <a:pt x="11" y="9"/>
                                </a:cubicBezTo>
                                <a:cubicBezTo>
                                  <a:pt x="11" y="10"/>
                                  <a:pt x="11" y="11"/>
                                  <a:pt x="11" y="13"/>
                                </a:cubicBezTo>
                                <a:cubicBezTo>
                                  <a:pt x="11" y="33"/>
                                  <a:pt x="11" y="33"/>
                                  <a:pt x="11" y="33"/>
                                </a:cubicBezTo>
                                <a:cubicBezTo>
                                  <a:pt x="7" y="33"/>
                                  <a:pt x="7" y="33"/>
                                  <a:pt x="7" y="33"/>
                                </a:cubicBezTo>
                                <a:cubicBezTo>
                                  <a:pt x="7" y="14"/>
                                  <a:pt x="7" y="14"/>
                                  <a:pt x="7" y="14"/>
                                </a:cubicBezTo>
                                <a:cubicBezTo>
                                  <a:pt x="7" y="13"/>
                                  <a:pt x="7" y="12"/>
                                  <a:pt x="7" y="11"/>
                                </a:cubicBezTo>
                                <a:cubicBezTo>
                                  <a:pt x="7" y="11"/>
                                  <a:pt x="6" y="10"/>
                                  <a:pt x="6" y="10"/>
                                </a:cubicBezTo>
                                <a:cubicBezTo>
                                  <a:pt x="5" y="10"/>
                                  <a:pt x="4" y="11"/>
                                  <a:pt x="4" y="11"/>
                                </a:cubicBezTo>
                                <a:cubicBezTo>
                                  <a:pt x="4" y="12"/>
                                  <a:pt x="4" y="12"/>
                                  <a:pt x="4" y="14"/>
                                </a:cubicBezTo>
                                <a:cubicBezTo>
                                  <a:pt x="4" y="33"/>
                                  <a:pt x="4" y="33"/>
                                  <a:pt x="4" y="33"/>
                                </a:cubicBezTo>
                                <a:cubicBezTo>
                                  <a:pt x="0" y="33"/>
                                  <a:pt x="0" y="33"/>
                                  <a:pt x="0" y="33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lnTo>
                                  <a:pt x="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60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33"/>
                        <wps:cNvSpPr>
                          <a:spLocks noEditPoints="1"/>
                        </wps:cNvSpPr>
                        <wps:spPr bwMode="auto">
                          <a:xfrm>
                            <a:off x="2582179" y="725605"/>
                            <a:ext cx="34815" cy="110316"/>
                          </a:xfrm>
                          <a:custGeom>
                            <a:avLst/>
                            <a:gdLst>
                              <a:gd name="T0" fmla="*/ 0 w 11"/>
                              <a:gd name="T1" fmla="*/ 35 h 35"/>
                              <a:gd name="T2" fmla="*/ 0 w 11"/>
                              <a:gd name="T3" fmla="*/ 0 h 35"/>
                              <a:gd name="T4" fmla="*/ 4 w 11"/>
                              <a:gd name="T5" fmla="*/ 0 h 35"/>
                              <a:gd name="T6" fmla="*/ 4 w 11"/>
                              <a:gd name="T7" fmla="*/ 2 h 35"/>
                              <a:gd name="T8" fmla="*/ 7 w 11"/>
                              <a:gd name="T9" fmla="*/ 0 h 35"/>
                              <a:gd name="T10" fmla="*/ 11 w 11"/>
                              <a:gd name="T11" fmla="*/ 2 h 35"/>
                              <a:gd name="T12" fmla="*/ 11 w 11"/>
                              <a:gd name="T13" fmla="*/ 3 h 35"/>
                              <a:gd name="T14" fmla="*/ 11 w 11"/>
                              <a:gd name="T15" fmla="*/ 6 h 35"/>
                              <a:gd name="T16" fmla="*/ 11 w 11"/>
                              <a:gd name="T17" fmla="*/ 21 h 35"/>
                              <a:gd name="T18" fmla="*/ 11 w 11"/>
                              <a:gd name="T19" fmla="*/ 23 h 35"/>
                              <a:gd name="T20" fmla="*/ 11 w 11"/>
                              <a:gd name="T21" fmla="*/ 25 h 35"/>
                              <a:gd name="T22" fmla="*/ 9 w 11"/>
                              <a:gd name="T23" fmla="*/ 26 h 35"/>
                              <a:gd name="T24" fmla="*/ 7 w 11"/>
                              <a:gd name="T25" fmla="*/ 27 h 35"/>
                              <a:gd name="T26" fmla="*/ 4 w 11"/>
                              <a:gd name="T27" fmla="*/ 25 h 35"/>
                              <a:gd name="T28" fmla="*/ 4 w 11"/>
                              <a:gd name="T29" fmla="*/ 35 h 35"/>
                              <a:gd name="T30" fmla="*/ 0 w 11"/>
                              <a:gd name="T31" fmla="*/ 35 h 35"/>
                              <a:gd name="T32" fmla="*/ 7 w 11"/>
                              <a:gd name="T33" fmla="*/ 20 h 35"/>
                              <a:gd name="T34" fmla="*/ 7 w 11"/>
                              <a:gd name="T35" fmla="*/ 7 h 35"/>
                              <a:gd name="T36" fmla="*/ 7 w 11"/>
                              <a:gd name="T37" fmla="*/ 4 h 35"/>
                              <a:gd name="T38" fmla="*/ 6 w 11"/>
                              <a:gd name="T39" fmla="*/ 3 h 35"/>
                              <a:gd name="T40" fmla="*/ 4 w 11"/>
                              <a:gd name="T41" fmla="*/ 4 h 35"/>
                              <a:gd name="T42" fmla="*/ 4 w 11"/>
                              <a:gd name="T43" fmla="*/ 7 h 35"/>
                              <a:gd name="T44" fmla="*/ 4 w 11"/>
                              <a:gd name="T45" fmla="*/ 20 h 35"/>
                              <a:gd name="T46" fmla="*/ 4 w 11"/>
                              <a:gd name="T47" fmla="*/ 22 h 35"/>
                              <a:gd name="T48" fmla="*/ 6 w 11"/>
                              <a:gd name="T49" fmla="*/ 23 h 35"/>
                              <a:gd name="T50" fmla="*/ 7 w 11"/>
                              <a:gd name="T51" fmla="*/ 23 h 35"/>
                              <a:gd name="T52" fmla="*/ 7 w 11"/>
                              <a:gd name="T53" fmla="*/ 2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1" h="35">
                                <a:moveTo>
                                  <a:pt x="0" y="35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4" y="2"/>
                                  <a:pt x="4" y="2"/>
                                  <a:pt x="4" y="2"/>
                                </a:cubicBezTo>
                                <a:cubicBezTo>
                                  <a:pt x="5" y="1"/>
                                  <a:pt x="6" y="0"/>
                                  <a:pt x="7" y="0"/>
                                </a:cubicBezTo>
                                <a:cubicBezTo>
                                  <a:pt x="9" y="0"/>
                                  <a:pt x="10" y="1"/>
                                  <a:pt x="11" y="2"/>
                                </a:cubicBezTo>
                                <a:cubicBezTo>
                                  <a:pt x="11" y="2"/>
                                  <a:pt x="11" y="3"/>
                                  <a:pt x="11" y="3"/>
                                </a:cubicBezTo>
                                <a:cubicBezTo>
                                  <a:pt x="11" y="4"/>
                                  <a:pt x="11" y="4"/>
                                  <a:pt x="11" y="6"/>
                                </a:cubicBezTo>
                                <a:cubicBezTo>
                                  <a:pt x="11" y="21"/>
                                  <a:pt x="11" y="21"/>
                                  <a:pt x="11" y="21"/>
                                </a:cubicBezTo>
                                <a:cubicBezTo>
                                  <a:pt x="11" y="22"/>
                                  <a:pt x="11" y="23"/>
                                  <a:pt x="11" y="23"/>
                                </a:cubicBezTo>
                                <a:cubicBezTo>
                                  <a:pt x="11" y="24"/>
                                  <a:pt x="11" y="24"/>
                                  <a:pt x="11" y="25"/>
                                </a:cubicBezTo>
                                <a:cubicBezTo>
                                  <a:pt x="10" y="25"/>
                                  <a:pt x="10" y="26"/>
                                  <a:pt x="9" y="26"/>
                                </a:cubicBezTo>
                                <a:cubicBezTo>
                                  <a:pt x="9" y="27"/>
                                  <a:pt x="8" y="27"/>
                                  <a:pt x="7" y="27"/>
                                </a:cubicBezTo>
                                <a:cubicBezTo>
                                  <a:pt x="6" y="27"/>
                                  <a:pt x="5" y="26"/>
                                  <a:pt x="4" y="25"/>
                                </a:cubicBezTo>
                                <a:cubicBezTo>
                                  <a:pt x="4" y="35"/>
                                  <a:pt x="4" y="35"/>
                                  <a:pt x="4" y="35"/>
                                </a:cubicBezTo>
                                <a:lnTo>
                                  <a:pt x="0" y="35"/>
                                </a:lnTo>
                                <a:close/>
                                <a:moveTo>
                                  <a:pt x="7" y="20"/>
                                </a:moveTo>
                                <a:cubicBezTo>
                                  <a:pt x="7" y="7"/>
                                  <a:pt x="7" y="7"/>
                                  <a:pt x="7" y="7"/>
                                </a:cubicBezTo>
                                <a:cubicBezTo>
                                  <a:pt x="7" y="6"/>
                                  <a:pt x="7" y="5"/>
                                  <a:pt x="7" y="4"/>
                                </a:cubicBezTo>
                                <a:cubicBezTo>
                                  <a:pt x="7" y="4"/>
                                  <a:pt x="6" y="3"/>
                                  <a:pt x="6" y="3"/>
                                </a:cubicBezTo>
                                <a:cubicBezTo>
                                  <a:pt x="5" y="3"/>
                                  <a:pt x="4" y="4"/>
                                  <a:pt x="4" y="4"/>
                                </a:cubicBezTo>
                                <a:cubicBezTo>
                                  <a:pt x="4" y="5"/>
                                  <a:pt x="4" y="5"/>
                                  <a:pt x="4" y="7"/>
                                </a:cubicBez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1"/>
                                  <a:pt x="4" y="22"/>
                                  <a:pt x="4" y="22"/>
                                </a:cubicBezTo>
                                <a:cubicBezTo>
                                  <a:pt x="4" y="23"/>
                                  <a:pt x="5" y="23"/>
                                  <a:pt x="6" y="23"/>
                                </a:cubicBezTo>
                                <a:cubicBezTo>
                                  <a:pt x="6" y="23"/>
                                  <a:pt x="7" y="23"/>
                                  <a:pt x="7" y="23"/>
                                </a:cubicBezTo>
                                <a:cubicBezTo>
                                  <a:pt x="7" y="22"/>
                                  <a:pt x="7" y="21"/>
                                  <a:pt x="7" y="2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F60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Freeform 34"/>
                        <wps:cNvSpPr>
                          <a:spLocks noEditPoints="1"/>
                        </wps:cNvSpPr>
                        <wps:spPr bwMode="auto">
                          <a:xfrm>
                            <a:off x="2629385" y="725605"/>
                            <a:ext cx="37765" cy="84949"/>
                          </a:xfrm>
                          <a:custGeom>
                            <a:avLst/>
                            <a:gdLst>
                              <a:gd name="T0" fmla="*/ 12 w 12"/>
                              <a:gd name="T1" fmla="*/ 26 h 27"/>
                              <a:gd name="T2" fmla="*/ 8 w 12"/>
                              <a:gd name="T3" fmla="*/ 26 h 27"/>
                              <a:gd name="T4" fmla="*/ 7 w 12"/>
                              <a:gd name="T5" fmla="*/ 24 h 27"/>
                              <a:gd name="T6" fmla="*/ 6 w 12"/>
                              <a:gd name="T7" fmla="*/ 26 h 27"/>
                              <a:gd name="T8" fmla="*/ 3 w 12"/>
                              <a:gd name="T9" fmla="*/ 27 h 27"/>
                              <a:gd name="T10" fmla="*/ 0 w 12"/>
                              <a:gd name="T11" fmla="*/ 25 h 27"/>
                              <a:gd name="T12" fmla="*/ 0 w 12"/>
                              <a:gd name="T13" fmla="*/ 21 h 27"/>
                              <a:gd name="T14" fmla="*/ 0 w 12"/>
                              <a:gd name="T15" fmla="*/ 18 h 27"/>
                              <a:gd name="T16" fmla="*/ 0 w 12"/>
                              <a:gd name="T17" fmla="*/ 15 h 27"/>
                              <a:gd name="T18" fmla="*/ 3 w 12"/>
                              <a:gd name="T19" fmla="*/ 13 h 27"/>
                              <a:gd name="T20" fmla="*/ 6 w 12"/>
                              <a:gd name="T21" fmla="*/ 11 h 27"/>
                              <a:gd name="T22" fmla="*/ 7 w 12"/>
                              <a:gd name="T23" fmla="*/ 10 h 27"/>
                              <a:gd name="T24" fmla="*/ 7 w 12"/>
                              <a:gd name="T25" fmla="*/ 8 h 27"/>
                              <a:gd name="T26" fmla="*/ 7 w 12"/>
                              <a:gd name="T27" fmla="*/ 5 h 27"/>
                              <a:gd name="T28" fmla="*/ 6 w 12"/>
                              <a:gd name="T29" fmla="*/ 3 h 27"/>
                              <a:gd name="T30" fmla="*/ 4 w 12"/>
                              <a:gd name="T31" fmla="*/ 4 h 27"/>
                              <a:gd name="T32" fmla="*/ 4 w 12"/>
                              <a:gd name="T33" fmla="*/ 6 h 27"/>
                              <a:gd name="T34" fmla="*/ 4 w 12"/>
                              <a:gd name="T35" fmla="*/ 9 h 27"/>
                              <a:gd name="T36" fmla="*/ 0 w 12"/>
                              <a:gd name="T37" fmla="*/ 9 h 27"/>
                              <a:gd name="T38" fmla="*/ 0 w 12"/>
                              <a:gd name="T39" fmla="*/ 6 h 27"/>
                              <a:gd name="T40" fmla="*/ 1 w 12"/>
                              <a:gd name="T41" fmla="*/ 2 h 27"/>
                              <a:gd name="T42" fmla="*/ 5 w 12"/>
                              <a:gd name="T43" fmla="*/ 0 h 27"/>
                              <a:gd name="T44" fmla="*/ 10 w 12"/>
                              <a:gd name="T45" fmla="*/ 2 h 27"/>
                              <a:gd name="T46" fmla="*/ 11 w 12"/>
                              <a:gd name="T47" fmla="*/ 3 h 27"/>
                              <a:gd name="T48" fmla="*/ 11 w 12"/>
                              <a:gd name="T49" fmla="*/ 6 h 27"/>
                              <a:gd name="T50" fmla="*/ 11 w 12"/>
                              <a:gd name="T51" fmla="*/ 22 h 27"/>
                              <a:gd name="T52" fmla="*/ 12 w 12"/>
                              <a:gd name="T53" fmla="*/ 26 h 27"/>
                              <a:gd name="T54" fmla="*/ 7 w 12"/>
                              <a:gd name="T55" fmla="*/ 14 h 27"/>
                              <a:gd name="T56" fmla="*/ 5 w 12"/>
                              <a:gd name="T57" fmla="*/ 15 h 27"/>
                              <a:gd name="T58" fmla="*/ 4 w 12"/>
                              <a:gd name="T59" fmla="*/ 17 h 27"/>
                              <a:gd name="T60" fmla="*/ 4 w 12"/>
                              <a:gd name="T61" fmla="*/ 19 h 27"/>
                              <a:gd name="T62" fmla="*/ 4 w 12"/>
                              <a:gd name="T63" fmla="*/ 21 h 27"/>
                              <a:gd name="T64" fmla="*/ 5 w 12"/>
                              <a:gd name="T65" fmla="*/ 24 h 27"/>
                              <a:gd name="T66" fmla="*/ 7 w 12"/>
                              <a:gd name="T67" fmla="*/ 23 h 27"/>
                              <a:gd name="T68" fmla="*/ 7 w 12"/>
                              <a:gd name="T69" fmla="*/ 20 h 27"/>
                              <a:gd name="T70" fmla="*/ 7 w 12"/>
                              <a:gd name="T71" fmla="*/ 14 h 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2" h="27">
                                <a:moveTo>
                                  <a:pt x="12" y="26"/>
                                </a:moveTo>
                                <a:cubicBezTo>
                                  <a:pt x="8" y="26"/>
                                  <a:pt x="8" y="26"/>
                                  <a:pt x="8" y="26"/>
                                </a:cubicBezTo>
                                <a:cubicBezTo>
                                  <a:pt x="8" y="26"/>
                                  <a:pt x="7" y="25"/>
                                  <a:pt x="7" y="24"/>
                                </a:cubicBezTo>
                                <a:cubicBezTo>
                                  <a:pt x="7" y="25"/>
                                  <a:pt x="6" y="26"/>
                                  <a:pt x="6" y="26"/>
                                </a:cubicBezTo>
                                <a:cubicBezTo>
                                  <a:pt x="5" y="27"/>
                                  <a:pt x="4" y="27"/>
                                  <a:pt x="3" y="27"/>
                                </a:cubicBezTo>
                                <a:cubicBezTo>
                                  <a:pt x="2" y="27"/>
                                  <a:pt x="1" y="26"/>
                                  <a:pt x="0" y="25"/>
                                </a:cubicBezTo>
                                <a:cubicBezTo>
                                  <a:pt x="0" y="24"/>
                                  <a:pt x="0" y="23"/>
                                  <a:pt x="0" y="21"/>
                                </a:cubicBezTo>
                                <a:cubicBezTo>
                                  <a:pt x="0" y="18"/>
                                  <a:pt x="0" y="18"/>
                                  <a:pt x="0" y="18"/>
                                </a:cubicBezTo>
                                <a:cubicBezTo>
                                  <a:pt x="0" y="17"/>
                                  <a:pt x="0" y="15"/>
                                  <a:pt x="0" y="15"/>
                                </a:cubicBezTo>
                                <a:cubicBezTo>
                                  <a:pt x="1" y="14"/>
                                  <a:pt x="1" y="13"/>
                                  <a:pt x="3" y="13"/>
                                </a:cubicBezTo>
                                <a:cubicBezTo>
                                  <a:pt x="6" y="11"/>
                                  <a:pt x="6" y="11"/>
                                  <a:pt x="6" y="11"/>
                                </a:cubicBezTo>
                                <a:cubicBezTo>
                                  <a:pt x="6" y="10"/>
                                  <a:pt x="7" y="10"/>
                                  <a:pt x="7" y="10"/>
                                </a:cubicBezTo>
                                <a:cubicBezTo>
                                  <a:pt x="7" y="9"/>
                                  <a:pt x="7" y="9"/>
                                  <a:pt x="7" y="8"/>
                                </a:cubicBezTo>
                                <a:cubicBezTo>
                                  <a:pt x="7" y="5"/>
                                  <a:pt x="7" y="5"/>
                                  <a:pt x="7" y="5"/>
                                </a:cubicBezTo>
                                <a:cubicBezTo>
                                  <a:pt x="7" y="4"/>
                                  <a:pt x="7" y="3"/>
                                  <a:pt x="6" y="3"/>
                                </a:cubicBezTo>
                                <a:cubicBezTo>
                                  <a:pt x="5" y="3"/>
                                  <a:pt x="4" y="3"/>
                                  <a:pt x="4" y="4"/>
                                </a:cubicBezTo>
                                <a:cubicBezTo>
                                  <a:pt x="4" y="4"/>
                                  <a:pt x="4" y="5"/>
                                  <a:pt x="4" y="6"/>
                                </a:cubicBezTo>
                                <a:cubicBezTo>
                                  <a:pt x="4" y="9"/>
                                  <a:pt x="4" y="9"/>
                                  <a:pt x="4" y="9"/>
                                </a:cubicBezTo>
                                <a:cubicBezTo>
                                  <a:pt x="0" y="9"/>
                                  <a:pt x="0" y="9"/>
                                  <a:pt x="0" y="9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0" y="4"/>
                                  <a:pt x="0" y="3"/>
                                  <a:pt x="1" y="2"/>
                                </a:cubicBezTo>
                                <a:cubicBezTo>
                                  <a:pt x="2" y="1"/>
                                  <a:pt x="3" y="0"/>
                                  <a:pt x="5" y="0"/>
                                </a:cubicBezTo>
                                <a:cubicBezTo>
                                  <a:pt x="7" y="0"/>
                                  <a:pt x="9" y="1"/>
                                  <a:pt x="10" y="2"/>
                                </a:cubicBezTo>
                                <a:cubicBezTo>
                                  <a:pt x="11" y="2"/>
                                  <a:pt x="11" y="3"/>
                                  <a:pt x="11" y="3"/>
                                </a:cubicBezTo>
                                <a:cubicBezTo>
                                  <a:pt x="11" y="4"/>
                                  <a:pt x="11" y="5"/>
                                  <a:pt x="11" y="6"/>
                                </a:cubicBezTo>
                                <a:cubicBezTo>
                                  <a:pt x="11" y="22"/>
                                  <a:pt x="11" y="22"/>
                                  <a:pt x="11" y="22"/>
                                </a:cubicBezTo>
                                <a:cubicBezTo>
                                  <a:pt x="11" y="24"/>
                                  <a:pt x="12" y="25"/>
                                  <a:pt x="12" y="26"/>
                                </a:cubicBezTo>
                                <a:close/>
                                <a:moveTo>
                                  <a:pt x="7" y="14"/>
                                </a:moveTo>
                                <a:cubicBezTo>
                                  <a:pt x="5" y="15"/>
                                  <a:pt x="5" y="15"/>
                                  <a:pt x="5" y="15"/>
                                </a:cubicBezTo>
                                <a:cubicBezTo>
                                  <a:pt x="4" y="16"/>
                                  <a:pt x="4" y="16"/>
                                  <a:pt x="4" y="17"/>
                                </a:cubicBezTo>
                                <a:cubicBezTo>
                                  <a:pt x="4" y="17"/>
                                  <a:pt x="4" y="18"/>
                                  <a:pt x="4" y="19"/>
                                </a:cubicBezTo>
                                <a:cubicBezTo>
                                  <a:pt x="4" y="21"/>
                                  <a:pt x="4" y="21"/>
                                  <a:pt x="4" y="21"/>
                                </a:cubicBezTo>
                                <a:cubicBezTo>
                                  <a:pt x="4" y="23"/>
                                  <a:pt x="4" y="24"/>
                                  <a:pt x="5" y="24"/>
                                </a:cubicBezTo>
                                <a:cubicBezTo>
                                  <a:pt x="6" y="24"/>
                                  <a:pt x="6" y="23"/>
                                  <a:pt x="7" y="23"/>
                                </a:cubicBezTo>
                                <a:cubicBezTo>
                                  <a:pt x="7" y="22"/>
                                  <a:pt x="7" y="21"/>
                                  <a:pt x="7" y="20"/>
                                </a:cubicBezTo>
                                <a:lnTo>
                                  <a:pt x="7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60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Freeform 35"/>
                        <wps:cNvSpPr>
                          <a:spLocks noEditPoints="1"/>
                        </wps:cNvSpPr>
                        <wps:spPr bwMode="auto">
                          <a:xfrm>
                            <a:off x="2676591" y="725605"/>
                            <a:ext cx="37765" cy="110316"/>
                          </a:xfrm>
                          <a:custGeom>
                            <a:avLst/>
                            <a:gdLst>
                              <a:gd name="T0" fmla="*/ 0 w 12"/>
                              <a:gd name="T1" fmla="*/ 35 h 35"/>
                              <a:gd name="T2" fmla="*/ 0 w 12"/>
                              <a:gd name="T3" fmla="*/ 0 h 35"/>
                              <a:gd name="T4" fmla="*/ 4 w 12"/>
                              <a:gd name="T5" fmla="*/ 0 h 35"/>
                              <a:gd name="T6" fmla="*/ 4 w 12"/>
                              <a:gd name="T7" fmla="*/ 2 h 35"/>
                              <a:gd name="T8" fmla="*/ 8 w 12"/>
                              <a:gd name="T9" fmla="*/ 0 h 35"/>
                              <a:gd name="T10" fmla="*/ 11 w 12"/>
                              <a:gd name="T11" fmla="*/ 2 h 35"/>
                              <a:gd name="T12" fmla="*/ 12 w 12"/>
                              <a:gd name="T13" fmla="*/ 3 h 35"/>
                              <a:gd name="T14" fmla="*/ 12 w 12"/>
                              <a:gd name="T15" fmla="*/ 6 h 35"/>
                              <a:gd name="T16" fmla="*/ 12 w 12"/>
                              <a:gd name="T17" fmla="*/ 21 h 35"/>
                              <a:gd name="T18" fmla="*/ 12 w 12"/>
                              <a:gd name="T19" fmla="*/ 23 h 35"/>
                              <a:gd name="T20" fmla="*/ 11 w 12"/>
                              <a:gd name="T21" fmla="*/ 25 h 35"/>
                              <a:gd name="T22" fmla="*/ 10 w 12"/>
                              <a:gd name="T23" fmla="*/ 26 h 35"/>
                              <a:gd name="T24" fmla="*/ 8 w 12"/>
                              <a:gd name="T25" fmla="*/ 27 h 35"/>
                              <a:gd name="T26" fmla="*/ 4 w 12"/>
                              <a:gd name="T27" fmla="*/ 25 h 35"/>
                              <a:gd name="T28" fmla="*/ 4 w 12"/>
                              <a:gd name="T29" fmla="*/ 35 h 35"/>
                              <a:gd name="T30" fmla="*/ 0 w 12"/>
                              <a:gd name="T31" fmla="*/ 35 h 35"/>
                              <a:gd name="T32" fmla="*/ 8 w 12"/>
                              <a:gd name="T33" fmla="*/ 20 h 35"/>
                              <a:gd name="T34" fmla="*/ 8 w 12"/>
                              <a:gd name="T35" fmla="*/ 7 h 35"/>
                              <a:gd name="T36" fmla="*/ 8 w 12"/>
                              <a:gd name="T37" fmla="*/ 4 h 35"/>
                              <a:gd name="T38" fmla="*/ 6 w 12"/>
                              <a:gd name="T39" fmla="*/ 3 h 35"/>
                              <a:gd name="T40" fmla="*/ 4 w 12"/>
                              <a:gd name="T41" fmla="*/ 4 h 35"/>
                              <a:gd name="T42" fmla="*/ 4 w 12"/>
                              <a:gd name="T43" fmla="*/ 7 h 35"/>
                              <a:gd name="T44" fmla="*/ 4 w 12"/>
                              <a:gd name="T45" fmla="*/ 20 h 35"/>
                              <a:gd name="T46" fmla="*/ 4 w 12"/>
                              <a:gd name="T47" fmla="*/ 22 h 35"/>
                              <a:gd name="T48" fmla="*/ 6 w 12"/>
                              <a:gd name="T49" fmla="*/ 23 h 35"/>
                              <a:gd name="T50" fmla="*/ 7 w 12"/>
                              <a:gd name="T51" fmla="*/ 23 h 35"/>
                              <a:gd name="T52" fmla="*/ 8 w 12"/>
                              <a:gd name="T53" fmla="*/ 2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2" h="35">
                                <a:moveTo>
                                  <a:pt x="0" y="35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4" y="2"/>
                                  <a:pt x="4" y="2"/>
                                  <a:pt x="4" y="2"/>
                                </a:cubicBezTo>
                                <a:cubicBezTo>
                                  <a:pt x="5" y="1"/>
                                  <a:pt x="6" y="0"/>
                                  <a:pt x="8" y="0"/>
                                </a:cubicBezTo>
                                <a:cubicBezTo>
                                  <a:pt x="9" y="0"/>
                                  <a:pt x="10" y="1"/>
                                  <a:pt x="11" y="2"/>
                                </a:cubicBezTo>
                                <a:cubicBezTo>
                                  <a:pt x="11" y="2"/>
                                  <a:pt x="12" y="3"/>
                                  <a:pt x="12" y="3"/>
                                </a:cubicBezTo>
                                <a:cubicBezTo>
                                  <a:pt x="12" y="4"/>
                                  <a:pt x="12" y="4"/>
                                  <a:pt x="12" y="6"/>
                                </a:cubicBezTo>
                                <a:cubicBezTo>
                                  <a:pt x="12" y="21"/>
                                  <a:pt x="12" y="21"/>
                                  <a:pt x="12" y="21"/>
                                </a:cubicBezTo>
                                <a:cubicBezTo>
                                  <a:pt x="12" y="22"/>
                                  <a:pt x="12" y="23"/>
                                  <a:pt x="12" y="23"/>
                                </a:cubicBezTo>
                                <a:cubicBezTo>
                                  <a:pt x="12" y="24"/>
                                  <a:pt x="11" y="24"/>
                                  <a:pt x="11" y="25"/>
                                </a:cubicBezTo>
                                <a:cubicBezTo>
                                  <a:pt x="11" y="25"/>
                                  <a:pt x="10" y="26"/>
                                  <a:pt x="10" y="26"/>
                                </a:cubicBezTo>
                                <a:cubicBezTo>
                                  <a:pt x="9" y="27"/>
                                  <a:pt x="8" y="27"/>
                                  <a:pt x="8" y="27"/>
                                </a:cubicBezTo>
                                <a:cubicBezTo>
                                  <a:pt x="6" y="27"/>
                                  <a:pt x="5" y="26"/>
                                  <a:pt x="4" y="25"/>
                                </a:cubicBezTo>
                                <a:cubicBezTo>
                                  <a:pt x="4" y="35"/>
                                  <a:pt x="4" y="35"/>
                                  <a:pt x="4" y="35"/>
                                </a:cubicBezTo>
                                <a:lnTo>
                                  <a:pt x="0" y="35"/>
                                </a:lnTo>
                                <a:close/>
                                <a:moveTo>
                                  <a:pt x="8" y="20"/>
                                </a:moveTo>
                                <a:cubicBezTo>
                                  <a:pt x="8" y="7"/>
                                  <a:pt x="8" y="7"/>
                                  <a:pt x="8" y="7"/>
                                </a:cubicBezTo>
                                <a:cubicBezTo>
                                  <a:pt x="8" y="6"/>
                                  <a:pt x="8" y="5"/>
                                  <a:pt x="8" y="4"/>
                                </a:cubicBezTo>
                                <a:cubicBezTo>
                                  <a:pt x="7" y="4"/>
                                  <a:pt x="7" y="3"/>
                                  <a:pt x="6" y="3"/>
                                </a:cubicBezTo>
                                <a:cubicBezTo>
                                  <a:pt x="5" y="3"/>
                                  <a:pt x="5" y="4"/>
                                  <a:pt x="4" y="4"/>
                                </a:cubicBezTo>
                                <a:cubicBezTo>
                                  <a:pt x="4" y="5"/>
                                  <a:pt x="4" y="5"/>
                                  <a:pt x="4" y="7"/>
                                </a:cubicBez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1"/>
                                  <a:pt x="4" y="22"/>
                                  <a:pt x="4" y="22"/>
                                </a:cubicBezTo>
                                <a:cubicBezTo>
                                  <a:pt x="5" y="23"/>
                                  <a:pt x="5" y="23"/>
                                  <a:pt x="6" y="23"/>
                                </a:cubicBezTo>
                                <a:cubicBezTo>
                                  <a:pt x="7" y="23"/>
                                  <a:pt x="7" y="23"/>
                                  <a:pt x="7" y="23"/>
                                </a:cubicBezTo>
                                <a:cubicBezTo>
                                  <a:pt x="8" y="22"/>
                                  <a:pt x="8" y="21"/>
                                  <a:pt x="8" y="2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F60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Freeform 36"/>
                        <wps:cNvSpPr>
                          <a:spLocks noEditPoints="1"/>
                        </wps:cNvSpPr>
                        <wps:spPr bwMode="auto">
                          <a:xfrm>
                            <a:off x="2723798" y="703188"/>
                            <a:ext cx="12982" cy="104416"/>
                          </a:xfrm>
                          <a:custGeom>
                            <a:avLst/>
                            <a:gdLst>
                              <a:gd name="T0" fmla="*/ 22 w 22"/>
                              <a:gd name="T1" fmla="*/ 0 h 177"/>
                              <a:gd name="T2" fmla="*/ 22 w 22"/>
                              <a:gd name="T3" fmla="*/ 27 h 177"/>
                              <a:gd name="T4" fmla="*/ 0 w 22"/>
                              <a:gd name="T5" fmla="*/ 27 h 177"/>
                              <a:gd name="T6" fmla="*/ 0 w 22"/>
                              <a:gd name="T7" fmla="*/ 0 h 177"/>
                              <a:gd name="T8" fmla="*/ 22 w 22"/>
                              <a:gd name="T9" fmla="*/ 0 h 177"/>
                              <a:gd name="T10" fmla="*/ 22 w 22"/>
                              <a:gd name="T11" fmla="*/ 38 h 177"/>
                              <a:gd name="T12" fmla="*/ 22 w 22"/>
                              <a:gd name="T13" fmla="*/ 177 h 177"/>
                              <a:gd name="T14" fmla="*/ 0 w 22"/>
                              <a:gd name="T15" fmla="*/ 177 h 177"/>
                              <a:gd name="T16" fmla="*/ 0 w 22"/>
                              <a:gd name="T17" fmla="*/ 38 h 177"/>
                              <a:gd name="T18" fmla="*/ 22 w 22"/>
                              <a:gd name="T19" fmla="*/ 38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2" h="177">
                                <a:moveTo>
                                  <a:pt x="22" y="0"/>
                                </a:moveTo>
                                <a:lnTo>
                                  <a:pt x="22" y="27"/>
                                </a:lnTo>
                                <a:lnTo>
                                  <a:pt x="0" y="27"/>
                                </a:lnTo>
                                <a:lnTo>
                                  <a:pt x="0" y="0"/>
                                </a:lnTo>
                                <a:lnTo>
                                  <a:pt x="22" y="0"/>
                                </a:lnTo>
                                <a:close/>
                                <a:moveTo>
                                  <a:pt x="22" y="38"/>
                                </a:moveTo>
                                <a:lnTo>
                                  <a:pt x="22" y="177"/>
                                </a:lnTo>
                                <a:lnTo>
                                  <a:pt x="0" y="177"/>
                                </a:lnTo>
                                <a:lnTo>
                                  <a:pt x="0" y="38"/>
                                </a:lnTo>
                                <a:lnTo>
                                  <a:pt x="22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60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Freeform 37"/>
                        <wps:cNvSpPr>
                          <a:spLocks/>
                        </wps:cNvSpPr>
                        <wps:spPr bwMode="auto">
                          <a:xfrm>
                            <a:off x="2749171" y="725605"/>
                            <a:ext cx="28324" cy="81999"/>
                          </a:xfrm>
                          <a:custGeom>
                            <a:avLst/>
                            <a:gdLst>
                              <a:gd name="T0" fmla="*/ 4 w 9"/>
                              <a:gd name="T1" fmla="*/ 0 h 26"/>
                              <a:gd name="T2" fmla="*/ 4 w 9"/>
                              <a:gd name="T3" fmla="*/ 3 h 26"/>
                              <a:gd name="T4" fmla="*/ 6 w 9"/>
                              <a:gd name="T5" fmla="*/ 1 h 26"/>
                              <a:gd name="T6" fmla="*/ 8 w 9"/>
                              <a:gd name="T7" fmla="*/ 0 h 26"/>
                              <a:gd name="T8" fmla="*/ 9 w 9"/>
                              <a:gd name="T9" fmla="*/ 0 h 26"/>
                              <a:gd name="T10" fmla="*/ 9 w 9"/>
                              <a:gd name="T11" fmla="*/ 5 h 26"/>
                              <a:gd name="T12" fmla="*/ 7 w 9"/>
                              <a:gd name="T13" fmla="*/ 4 h 26"/>
                              <a:gd name="T14" fmla="*/ 4 w 9"/>
                              <a:gd name="T15" fmla="*/ 8 h 26"/>
                              <a:gd name="T16" fmla="*/ 4 w 9"/>
                              <a:gd name="T17" fmla="*/ 26 h 26"/>
                              <a:gd name="T18" fmla="*/ 0 w 9"/>
                              <a:gd name="T19" fmla="*/ 26 h 26"/>
                              <a:gd name="T20" fmla="*/ 0 w 9"/>
                              <a:gd name="T21" fmla="*/ 0 h 26"/>
                              <a:gd name="T22" fmla="*/ 4 w 9"/>
                              <a:gd name="T23" fmla="*/ 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9" h="26">
                                <a:moveTo>
                                  <a:pt x="4" y="0"/>
                                </a:moveTo>
                                <a:cubicBezTo>
                                  <a:pt x="4" y="3"/>
                                  <a:pt x="4" y="3"/>
                                  <a:pt x="4" y="3"/>
                                </a:cubicBezTo>
                                <a:cubicBezTo>
                                  <a:pt x="5" y="2"/>
                                  <a:pt x="5" y="1"/>
                                  <a:pt x="6" y="1"/>
                                </a:cubicBezTo>
                                <a:cubicBezTo>
                                  <a:pt x="7" y="0"/>
                                  <a:pt x="7" y="0"/>
                                  <a:pt x="8" y="0"/>
                                </a:cubicBezTo>
                                <a:cubicBezTo>
                                  <a:pt x="9" y="0"/>
                                  <a:pt x="9" y="0"/>
                                  <a:pt x="9" y="0"/>
                                </a:cubicBezTo>
                                <a:cubicBezTo>
                                  <a:pt x="9" y="5"/>
                                  <a:pt x="9" y="5"/>
                                  <a:pt x="9" y="5"/>
                                </a:cubicBezTo>
                                <a:cubicBezTo>
                                  <a:pt x="8" y="4"/>
                                  <a:pt x="8" y="4"/>
                                  <a:pt x="7" y="4"/>
                                </a:cubicBezTo>
                                <a:cubicBezTo>
                                  <a:pt x="5" y="4"/>
                                  <a:pt x="4" y="5"/>
                                  <a:pt x="4" y="8"/>
                                </a:cubicBezTo>
                                <a:cubicBezTo>
                                  <a:pt x="4" y="26"/>
                                  <a:pt x="4" y="26"/>
                                  <a:pt x="4" y="26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lnTo>
                                  <a:pt x="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60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Freeform 38"/>
                        <wps:cNvSpPr>
                          <a:spLocks noEditPoints="1"/>
                        </wps:cNvSpPr>
                        <wps:spPr bwMode="auto">
                          <a:xfrm>
                            <a:off x="2774544" y="706728"/>
                            <a:ext cx="21833" cy="129193"/>
                          </a:xfrm>
                          <a:custGeom>
                            <a:avLst/>
                            <a:gdLst>
                              <a:gd name="T0" fmla="*/ 7 w 7"/>
                              <a:gd name="T1" fmla="*/ 6 h 41"/>
                              <a:gd name="T2" fmla="*/ 7 w 7"/>
                              <a:gd name="T3" fmla="*/ 33 h 41"/>
                              <a:gd name="T4" fmla="*/ 7 w 7"/>
                              <a:gd name="T5" fmla="*/ 37 h 41"/>
                              <a:gd name="T6" fmla="*/ 5 w 7"/>
                              <a:gd name="T7" fmla="*/ 40 h 41"/>
                              <a:gd name="T8" fmla="*/ 1 w 7"/>
                              <a:gd name="T9" fmla="*/ 41 h 41"/>
                              <a:gd name="T10" fmla="*/ 0 w 7"/>
                              <a:gd name="T11" fmla="*/ 41 h 41"/>
                              <a:gd name="T12" fmla="*/ 0 w 7"/>
                              <a:gd name="T13" fmla="*/ 37 h 41"/>
                              <a:gd name="T14" fmla="*/ 1 w 7"/>
                              <a:gd name="T15" fmla="*/ 37 h 41"/>
                              <a:gd name="T16" fmla="*/ 3 w 7"/>
                              <a:gd name="T17" fmla="*/ 37 h 41"/>
                              <a:gd name="T18" fmla="*/ 3 w 7"/>
                              <a:gd name="T19" fmla="*/ 36 h 41"/>
                              <a:gd name="T20" fmla="*/ 3 w 7"/>
                              <a:gd name="T21" fmla="*/ 33 h 41"/>
                              <a:gd name="T22" fmla="*/ 3 w 7"/>
                              <a:gd name="T23" fmla="*/ 6 h 41"/>
                              <a:gd name="T24" fmla="*/ 7 w 7"/>
                              <a:gd name="T25" fmla="*/ 6 h 41"/>
                              <a:gd name="T26" fmla="*/ 7 w 7"/>
                              <a:gd name="T27" fmla="*/ 0 h 41"/>
                              <a:gd name="T28" fmla="*/ 7 w 7"/>
                              <a:gd name="T29" fmla="*/ 5 h 41"/>
                              <a:gd name="T30" fmla="*/ 3 w 7"/>
                              <a:gd name="T31" fmla="*/ 5 h 41"/>
                              <a:gd name="T32" fmla="*/ 3 w 7"/>
                              <a:gd name="T33" fmla="*/ 0 h 41"/>
                              <a:gd name="T34" fmla="*/ 7 w 7"/>
                              <a:gd name="T35" fmla="*/ 0 h 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" h="41">
                                <a:moveTo>
                                  <a:pt x="7" y="6"/>
                                </a:moveTo>
                                <a:cubicBezTo>
                                  <a:pt x="7" y="33"/>
                                  <a:pt x="7" y="33"/>
                                  <a:pt x="7" y="33"/>
                                </a:cubicBezTo>
                                <a:cubicBezTo>
                                  <a:pt x="7" y="35"/>
                                  <a:pt x="7" y="36"/>
                                  <a:pt x="7" y="37"/>
                                </a:cubicBezTo>
                                <a:cubicBezTo>
                                  <a:pt x="7" y="38"/>
                                  <a:pt x="6" y="39"/>
                                  <a:pt x="5" y="40"/>
                                </a:cubicBezTo>
                                <a:cubicBezTo>
                                  <a:pt x="5" y="40"/>
                                  <a:pt x="3" y="41"/>
                                  <a:pt x="1" y="41"/>
                                </a:cubicBezTo>
                                <a:cubicBezTo>
                                  <a:pt x="1" y="41"/>
                                  <a:pt x="1" y="41"/>
                                  <a:pt x="0" y="41"/>
                                </a:cubicBezTo>
                                <a:cubicBezTo>
                                  <a:pt x="0" y="37"/>
                                  <a:pt x="0" y="37"/>
                                  <a:pt x="0" y="37"/>
                                </a:cubicBezTo>
                                <a:cubicBezTo>
                                  <a:pt x="1" y="37"/>
                                  <a:pt x="1" y="37"/>
                                  <a:pt x="1" y="37"/>
                                </a:cubicBezTo>
                                <a:cubicBezTo>
                                  <a:pt x="2" y="37"/>
                                  <a:pt x="3" y="37"/>
                                  <a:pt x="3" y="37"/>
                                </a:cubicBezTo>
                                <a:cubicBezTo>
                                  <a:pt x="3" y="36"/>
                                  <a:pt x="3" y="36"/>
                                  <a:pt x="3" y="36"/>
                                </a:cubicBezTo>
                                <a:cubicBezTo>
                                  <a:pt x="3" y="35"/>
                                  <a:pt x="3" y="35"/>
                                  <a:pt x="3" y="33"/>
                                </a:cubicBezTo>
                                <a:cubicBezTo>
                                  <a:pt x="3" y="6"/>
                                  <a:pt x="3" y="6"/>
                                  <a:pt x="3" y="6"/>
                                </a:cubicBezTo>
                                <a:lnTo>
                                  <a:pt x="7" y="6"/>
                                </a:lnTo>
                                <a:close/>
                                <a:moveTo>
                                  <a:pt x="7" y="0"/>
                                </a:moveTo>
                                <a:cubicBezTo>
                                  <a:pt x="7" y="5"/>
                                  <a:pt x="7" y="5"/>
                                  <a:pt x="7" y="5"/>
                                </a:cubicBezTo>
                                <a:cubicBezTo>
                                  <a:pt x="3" y="5"/>
                                  <a:pt x="3" y="5"/>
                                  <a:pt x="3" y="5"/>
                                </a:cubicBezTo>
                                <a:cubicBezTo>
                                  <a:pt x="3" y="0"/>
                                  <a:pt x="3" y="0"/>
                                  <a:pt x="3" y="0"/>
                                </a:cubicBezTo>
                                <a:lnTo>
                                  <a:pt x="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60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Freeform 39"/>
                        <wps:cNvSpPr>
                          <a:spLocks noEditPoints="1"/>
                        </wps:cNvSpPr>
                        <wps:spPr bwMode="auto">
                          <a:xfrm>
                            <a:off x="2809359" y="725605"/>
                            <a:ext cx="37765" cy="84949"/>
                          </a:xfrm>
                          <a:custGeom>
                            <a:avLst/>
                            <a:gdLst>
                              <a:gd name="T0" fmla="*/ 8 w 12"/>
                              <a:gd name="T1" fmla="*/ 17 h 27"/>
                              <a:gd name="T2" fmla="*/ 12 w 12"/>
                              <a:gd name="T3" fmla="*/ 17 h 27"/>
                              <a:gd name="T4" fmla="*/ 12 w 12"/>
                              <a:gd name="T5" fmla="*/ 20 h 27"/>
                              <a:gd name="T6" fmla="*/ 11 w 12"/>
                              <a:gd name="T7" fmla="*/ 23 h 27"/>
                              <a:gd name="T8" fmla="*/ 10 w 12"/>
                              <a:gd name="T9" fmla="*/ 25 h 27"/>
                              <a:gd name="T10" fmla="*/ 6 w 12"/>
                              <a:gd name="T11" fmla="*/ 27 h 27"/>
                              <a:gd name="T12" fmla="*/ 1 w 12"/>
                              <a:gd name="T13" fmla="*/ 25 h 27"/>
                              <a:gd name="T14" fmla="*/ 0 w 12"/>
                              <a:gd name="T15" fmla="*/ 23 h 27"/>
                              <a:gd name="T16" fmla="*/ 0 w 12"/>
                              <a:gd name="T17" fmla="*/ 20 h 27"/>
                              <a:gd name="T18" fmla="*/ 0 w 12"/>
                              <a:gd name="T19" fmla="*/ 7 h 27"/>
                              <a:gd name="T20" fmla="*/ 0 w 12"/>
                              <a:gd name="T21" fmla="*/ 4 h 27"/>
                              <a:gd name="T22" fmla="*/ 1 w 12"/>
                              <a:gd name="T23" fmla="*/ 2 h 27"/>
                              <a:gd name="T24" fmla="*/ 6 w 12"/>
                              <a:gd name="T25" fmla="*/ 0 h 27"/>
                              <a:gd name="T26" fmla="*/ 10 w 12"/>
                              <a:gd name="T27" fmla="*/ 2 h 27"/>
                              <a:gd name="T28" fmla="*/ 11 w 12"/>
                              <a:gd name="T29" fmla="*/ 4 h 27"/>
                              <a:gd name="T30" fmla="*/ 12 w 12"/>
                              <a:gd name="T31" fmla="*/ 7 h 27"/>
                              <a:gd name="T32" fmla="*/ 12 w 12"/>
                              <a:gd name="T33" fmla="*/ 14 h 27"/>
                              <a:gd name="T34" fmla="*/ 4 w 12"/>
                              <a:gd name="T35" fmla="*/ 14 h 27"/>
                              <a:gd name="T36" fmla="*/ 4 w 12"/>
                              <a:gd name="T37" fmla="*/ 20 h 27"/>
                              <a:gd name="T38" fmla="*/ 4 w 12"/>
                              <a:gd name="T39" fmla="*/ 23 h 27"/>
                              <a:gd name="T40" fmla="*/ 6 w 12"/>
                              <a:gd name="T41" fmla="*/ 24 h 27"/>
                              <a:gd name="T42" fmla="*/ 7 w 12"/>
                              <a:gd name="T43" fmla="*/ 23 h 27"/>
                              <a:gd name="T44" fmla="*/ 8 w 12"/>
                              <a:gd name="T45" fmla="*/ 20 h 27"/>
                              <a:gd name="T46" fmla="*/ 8 w 12"/>
                              <a:gd name="T47" fmla="*/ 17 h 27"/>
                              <a:gd name="T48" fmla="*/ 4 w 12"/>
                              <a:gd name="T49" fmla="*/ 11 h 27"/>
                              <a:gd name="T50" fmla="*/ 8 w 12"/>
                              <a:gd name="T51" fmla="*/ 11 h 27"/>
                              <a:gd name="T52" fmla="*/ 8 w 12"/>
                              <a:gd name="T53" fmla="*/ 7 h 27"/>
                              <a:gd name="T54" fmla="*/ 7 w 12"/>
                              <a:gd name="T55" fmla="*/ 4 h 27"/>
                              <a:gd name="T56" fmla="*/ 6 w 12"/>
                              <a:gd name="T57" fmla="*/ 3 h 27"/>
                              <a:gd name="T58" fmla="*/ 4 w 12"/>
                              <a:gd name="T59" fmla="*/ 4 h 27"/>
                              <a:gd name="T60" fmla="*/ 4 w 12"/>
                              <a:gd name="T61" fmla="*/ 7 h 27"/>
                              <a:gd name="T62" fmla="*/ 4 w 12"/>
                              <a:gd name="T63" fmla="*/ 11 h 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2" h="27">
                                <a:moveTo>
                                  <a:pt x="8" y="17"/>
                                </a:moveTo>
                                <a:cubicBezTo>
                                  <a:pt x="12" y="17"/>
                                  <a:pt x="12" y="17"/>
                                  <a:pt x="12" y="17"/>
                                </a:cubicBezTo>
                                <a:cubicBezTo>
                                  <a:pt x="12" y="20"/>
                                  <a:pt x="12" y="20"/>
                                  <a:pt x="12" y="20"/>
                                </a:cubicBezTo>
                                <a:cubicBezTo>
                                  <a:pt x="12" y="21"/>
                                  <a:pt x="12" y="23"/>
                                  <a:pt x="11" y="23"/>
                                </a:cubicBezTo>
                                <a:cubicBezTo>
                                  <a:pt x="11" y="24"/>
                                  <a:pt x="11" y="25"/>
                                  <a:pt x="10" y="25"/>
                                </a:cubicBezTo>
                                <a:cubicBezTo>
                                  <a:pt x="9" y="26"/>
                                  <a:pt x="8" y="27"/>
                                  <a:pt x="6" y="27"/>
                                </a:cubicBezTo>
                                <a:cubicBezTo>
                                  <a:pt x="4" y="27"/>
                                  <a:pt x="2" y="26"/>
                                  <a:pt x="1" y="25"/>
                                </a:cubicBezTo>
                                <a:cubicBezTo>
                                  <a:pt x="1" y="25"/>
                                  <a:pt x="0" y="24"/>
                                  <a:pt x="0" y="23"/>
                                </a:cubicBezTo>
                                <a:cubicBezTo>
                                  <a:pt x="0" y="23"/>
                                  <a:pt x="0" y="21"/>
                                  <a:pt x="0" y="20"/>
                                </a:cubicBezTo>
                                <a:cubicBezTo>
                                  <a:pt x="0" y="7"/>
                                  <a:pt x="0" y="7"/>
                                  <a:pt x="0" y="7"/>
                                </a:cubicBezTo>
                                <a:cubicBezTo>
                                  <a:pt x="0" y="5"/>
                                  <a:pt x="0" y="4"/>
                                  <a:pt x="0" y="4"/>
                                </a:cubicBezTo>
                                <a:cubicBezTo>
                                  <a:pt x="0" y="3"/>
                                  <a:pt x="1" y="2"/>
                                  <a:pt x="1" y="2"/>
                                </a:cubicBezTo>
                                <a:cubicBezTo>
                                  <a:pt x="2" y="1"/>
                                  <a:pt x="4" y="0"/>
                                  <a:pt x="6" y="0"/>
                                </a:cubicBezTo>
                                <a:cubicBezTo>
                                  <a:pt x="8" y="0"/>
                                  <a:pt x="9" y="1"/>
                                  <a:pt x="10" y="2"/>
                                </a:cubicBezTo>
                                <a:cubicBezTo>
                                  <a:pt x="11" y="2"/>
                                  <a:pt x="11" y="3"/>
                                  <a:pt x="11" y="4"/>
                                </a:cubicBezTo>
                                <a:cubicBezTo>
                                  <a:pt x="12" y="4"/>
                                  <a:pt x="12" y="5"/>
                                  <a:pt x="12" y="7"/>
                                </a:cubicBezTo>
                                <a:cubicBezTo>
                                  <a:pt x="12" y="14"/>
                                  <a:pt x="12" y="14"/>
                                  <a:pt x="12" y="14"/>
                                </a:cubicBezTo>
                                <a:cubicBezTo>
                                  <a:pt x="4" y="14"/>
                                  <a:pt x="4" y="14"/>
                                  <a:pt x="4" y="14"/>
                                </a:cubicBez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1"/>
                                  <a:pt x="4" y="22"/>
                                  <a:pt x="4" y="23"/>
                                </a:cubicBezTo>
                                <a:cubicBezTo>
                                  <a:pt x="4" y="23"/>
                                  <a:pt x="5" y="24"/>
                                  <a:pt x="6" y="24"/>
                                </a:cubicBezTo>
                                <a:cubicBezTo>
                                  <a:pt x="7" y="24"/>
                                  <a:pt x="7" y="23"/>
                                  <a:pt x="7" y="23"/>
                                </a:cubicBezTo>
                                <a:cubicBezTo>
                                  <a:pt x="8" y="22"/>
                                  <a:pt x="8" y="22"/>
                                  <a:pt x="8" y="20"/>
                                </a:cubicBezTo>
                                <a:lnTo>
                                  <a:pt x="8" y="17"/>
                                </a:lnTo>
                                <a:close/>
                                <a:moveTo>
                                  <a:pt x="4" y="11"/>
                                </a:moveTo>
                                <a:cubicBezTo>
                                  <a:pt x="8" y="11"/>
                                  <a:pt x="8" y="11"/>
                                  <a:pt x="8" y="11"/>
                                </a:cubicBezTo>
                                <a:cubicBezTo>
                                  <a:pt x="8" y="7"/>
                                  <a:pt x="8" y="7"/>
                                  <a:pt x="8" y="7"/>
                                </a:cubicBezTo>
                                <a:cubicBezTo>
                                  <a:pt x="8" y="5"/>
                                  <a:pt x="8" y="5"/>
                                  <a:pt x="7" y="4"/>
                                </a:cubicBezTo>
                                <a:cubicBezTo>
                                  <a:pt x="7" y="4"/>
                                  <a:pt x="7" y="3"/>
                                  <a:pt x="6" y="3"/>
                                </a:cubicBezTo>
                                <a:cubicBezTo>
                                  <a:pt x="5" y="3"/>
                                  <a:pt x="5" y="3"/>
                                  <a:pt x="4" y="4"/>
                                </a:cubicBezTo>
                                <a:cubicBezTo>
                                  <a:pt x="4" y="4"/>
                                  <a:pt x="4" y="5"/>
                                  <a:pt x="4" y="7"/>
                                </a:cubicBezTo>
                                <a:lnTo>
                                  <a:pt x="4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60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Freeform 40"/>
                        <wps:cNvSpPr>
                          <a:spLocks/>
                        </wps:cNvSpPr>
                        <wps:spPr bwMode="auto">
                          <a:xfrm>
                            <a:off x="2853025" y="725605"/>
                            <a:ext cx="41305" cy="81999"/>
                          </a:xfrm>
                          <a:custGeom>
                            <a:avLst/>
                            <a:gdLst>
                              <a:gd name="T0" fmla="*/ 13 w 13"/>
                              <a:gd name="T1" fmla="*/ 0 h 26"/>
                              <a:gd name="T2" fmla="*/ 9 w 13"/>
                              <a:gd name="T3" fmla="*/ 26 h 26"/>
                              <a:gd name="T4" fmla="*/ 4 w 13"/>
                              <a:gd name="T5" fmla="*/ 26 h 26"/>
                              <a:gd name="T6" fmla="*/ 0 w 13"/>
                              <a:gd name="T7" fmla="*/ 0 h 26"/>
                              <a:gd name="T8" fmla="*/ 4 w 13"/>
                              <a:gd name="T9" fmla="*/ 0 h 26"/>
                              <a:gd name="T10" fmla="*/ 6 w 13"/>
                              <a:gd name="T11" fmla="*/ 14 h 26"/>
                              <a:gd name="T12" fmla="*/ 6 w 13"/>
                              <a:gd name="T13" fmla="*/ 18 h 26"/>
                              <a:gd name="T14" fmla="*/ 6 w 13"/>
                              <a:gd name="T15" fmla="*/ 21 h 26"/>
                              <a:gd name="T16" fmla="*/ 7 w 13"/>
                              <a:gd name="T17" fmla="*/ 14 h 26"/>
                              <a:gd name="T18" fmla="*/ 9 w 13"/>
                              <a:gd name="T19" fmla="*/ 0 h 26"/>
                              <a:gd name="T20" fmla="*/ 13 w 13"/>
                              <a:gd name="T21" fmla="*/ 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3" h="26">
                                <a:moveTo>
                                  <a:pt x="13" y="0"/>
                                </a:moveTo>
                                <a:cubicBezTo>
                                  <a:pt x="9" y="26"/>
                                  <a:pt x="9" y="26"/>
                                  <a:pt x="9" y="26"/>
                                </a:cubicBezTo>
                                <a:cubicBezTo>
                                  <a:pt x="4" y="26"/>
                                  <a:pt x="4" y="26"/>
                                  <a:pt x="4" y="26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6" y="14"/>
                                  <a:pt x="6" y="14"/>
                                  <a:pt x="6" y="14"/>
                                </a:cubicBezTo>
                                <a:cubicBezTo>
                                  <a:pt x="6" y="15"/>
                                  <a:pt x="6" y="16"/>
                                  <a:pt x="6" y="18"/>
                                </a:cubicBezTo>
                                <a:cubicBezTo>
                                  <a:pt x="6" y="19"/>
                                  <a:pt x="6" y="20"/>
                                  <a:pt x="6" y="21"/>
                                </a:cubicBezTo>
                                <a:cubicBezTo>
                                  <a:pt x="7" y="18"/>
                                  <a:pt x="7" y="15"/>
                                  <a:pt x="7" y="14"/>
                                </a:cubicBezTo>
                                <a:cubicBezTo>
                                  <a:pt x="9" y="0"/>
                                  <a:pt x="9" y="0"/>
                                  <a:pt x="9" y="0"/>
                                </a:cubicBezTo>
                                <a:lnTo>
                                  <a:pt x="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60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00BF19D" id="Canvas 1" o:spid="_x0000_s1026" editas="canvas" style="width:227.9pt;height:75.25pt;mso-position-horizontal-relative:char;mso-position-vertical-relative:line" coordsize="28943,9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28943;height:9556;visibility:visible;mso-wrap-style:square">
                  <v:fill o:detectmouseclick="t"/>
                  <v:path o:connecttype="none"/>
                </v:shape>
                <v:rect id="Rectangle 3" o:spid="_x0000_s1028" style="position:absolute;left:8290;width:3310;height:3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" fillcolor="#c9cbcc" stroked="f"/>
                <v:shape id="Freeform 4" o:spid="_x0000_s1029" style="position:absolute;left:11600;top:5521;width:3311;height:4006;visibility:visible;mso-wrap-style:square;v-text-anchor:top" coordsize="105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" path="m,127c,108,,108,,108v16,,16,,16,c16,19,16,19,16,19,,19,,19,,19,,,,,,,59,,59,,59,v,,,,,c59,,59,,59,,76,,88,5,95,13v,,,,,c95,13,95,13,95,13v7,9,10,19,10,29c105,42,105,42,105,42v,9,-3,19,-8,26c97,68,97,68,97,68v,,,,,c97,68,97,68,97,68,93,74,86,78,80,81v,,,,,c73,83,65,84,58,84v,,,,,c49,84,49,84,49,84v,-19,,-19,,-19c55,65,55,65,55,65v,,,,,c55,65,55,65,55,65v6,,11,,16,-2c71,63,71,63,71,63v5,-1,9,-3,12,-8c83,55,83,55,83,55v2,-4,3,-8,3,-13c86,42,86,42,86,42v,,,,,c86,42,86,42,86,42v,,,,,c86,42,86,42,86,42v,-4,-1,-9,-2,-12c84,30,84,30,84,30v-1,,-1,,-1,c81,25,77,23,73,21v,,,,,c69,19,64,19,58,19v,,,,,c58,18,58,18,58,18v,1,,1,,1c35,19,35,19,35,19v,108,,108,,108c,127,,127,,127xe" fillcolor="black" stroked="f">
                  <v:path arrowok="t" o:connecttype="custom" o:connectlocs="0,400558;0,340632;50443,340632;50443,59926;0,59926;0,0;186009,0;186009,0;186009,0;299506,41002;299506,41002;299506,41002;331033,132468;331033,132468;305811,214472;305811,214472;305811,214472;305811,214472;252216,255474;252216,255474;182856,264936;182856,264936;154482,264936;154482,205010;173398,205010;173398,205010;173398,205010;223841,198702;223841,198702;261674,173470;261674,173470;271132,132468;271132,132468;271132,132468;271132,132468;271132,132468;271132,132468;264826,94620;264826,94620;261674,94620;230147,66234;230147,66234;182856,59926;182856,59926;182856,56772;182856,59926;110344,59926;110344,400558;0,400558" o:connectangles="0,0,0,0,0,0,0,0,0,0,0,0,0,0,0,0,0,0,0,0,0,0,0,0,0,0,0,0,0,0,0,0,0,0,0,0,0,0,0,0,0,0,0,0,0,0,0,0,0"/>
                </v:shape>
                <v:shape id="Freeform 5" o:spid="_x0000_s1030" style="position:absolute;left:3847;top:5521;width:7376;height:4006;visibility:visible;mso-wrap-style:square;v-text-anchor:top" coordsize="1250,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" path="m256,679r,l256,101r-155,l101,171,,171,,,689,,892,545,1053,101r-97,l956,r294,l1250,101r-91,l951,679r-118,l620,101r-262,l358,577r91,l449,679r-193,xe" fillcolor="black" stroked="f">
                  <v:path arrowok="t" o:connecttype="custom" o:connectlocs="151060,400558;151060,400558;151060,400558;151060,59582;59598,59582;59598,100877;0,100877;0,0;406563,0;526349,321508;621352,59582;564114,59582;564114,0;737597,0;737597,59582;683900,59582;561164,400558;491535,400558;365848,59582;211248,59582;211248,340386;264945,340386;264945,400558;151060,400558;151060,400558" o:connectangles="0,0,0,0,0,0,0,0,0,0,0,0,0,0,0,0,0,0,0,0,0,0,0,0,0"/>
                </v:shape>
                <v:shape id="Freeform 6" o:spid="_x0000_s1031" style="position:absolute;left:29;top:5521;width:4414;height:4006;visibility:visible;mso-wrap-style:square;v-text-anchor:top" coordsize="748,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" path="m658,577l423,,305,,81,577,,577,,679r284,l284,577r-97,l364,112r91,235l348,347,310,449r187,l588,679r160,l748,577r-90,xe" fillcolor="#f15d22" stroked="f">
                  <v:path arrowok="t" o:connecttype="custom" o:connectlocs="388271,340386;249603,0;179974,0;47796,340386;0,340386;0,400558;167582,400558;167582,340386;110345,340386;214788,66071;268485,204703;205347,204703;182924,264876;293269,264876;346966,400558;441378,400558;441378,340386;388271,340386" o:connectangles="0,0,0,0,0,0,0,0,0,0,0,0,0,0,0,0,0,0"/>
                </v:shape>
                <v:rect id="Rectangle 7" o:spid="_x0000_s1032" style="position:absolute;left:29;top:4383;width:2148;height:2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" fillcolor="#5f6062" stroked="f"/>
                <v:rect id="Rectangle 8" o:spid="_x0000_s1033" style="position:absolute;left:19171;top:5521;width:1068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" fillcolor="#f15d22" stroked="f"/>
                <v:shape id="Freeform 9" o:spid="_x0000_s1034" style="position:absolute;left:20776;top:5521;width:472;height:1038;visibility:visible;mso-wrap-style:square;v-text-anchor:top" coordsize="15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" path="m10,27v-5,,-5,,-5,c4,33,4,33,4,33,,33,,33,,33,4,,4,,4,v6,,6,,6,c15,33,15,33,15,33v-4,,-4,,-4,l10,27xm9,23c8,12,8,12,8,12,7,9,7,7,7,5v,2,,4,-1,7c5,23,5,23,5,23r4,xe" fillcolor="#5f6062" stroked="f">
                  <v:path arrowok="t" o:connecttype="custom" o:connectlocs="31471,84949;15735,84949;12588,103826;0,103826;12588,0;31471,0;47206,103826;34618,103826;31471,84949;28324,72364;25177,37755;22029,15731;18882,37755;15735,72364;28324,72364" o:connectangles="0,0,0,0,0,0,0,0,0,0,0,0,0,0,0"/>
                  <o:lock v:ext="edit" verticies="t"/>
                </v:shape>
                <v:shape id="Freeform 10" o:spid="_x0000_s1035" style="position:absolute;left:21343;top:5739;width:348;height:1104;visibility:visible;mso-wrap-style:square;v-text-anchor:top" coordsize="11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" path="m11,v,28,,28,,28c11,31,11,32,10,33,9,34,7,35,6,35,4,35,3,34,2,34,1,33,,32,,31v,,,-1,,-2c4,29,4,29,4,29v,2,,2,2,2c7,31,7,31,7,29v,-4,,-4,,-4c7,26,5,27,4,27,2,27,1,26,1,25,,25,,24,,24,,23,,22,,21,,6,,6,,6,,4,,3,,2,1,1,2,,4,,5,,6,1,7,2,7,,7,,7,r4,xm4,7v,13,,13,,13c4,21,4,22,4,22v,1,1,1,2,1c6,23,7,23,7,23v,-1,,-2,,-3c7,7,7,7,7,7,7,6,7,5,7,4,7,4,6,3,6,3,5,3,4,4,4,4v,1,,1,,3xe" fillcolor="#5f6062" stroked="f">
                  <v:path arrowok="t" o:connecttype="custom" o:connectlocs="34815,0;34815,88253;31650,104012;18990,110316;6330,107164;0,97708;0,91405;12660,91405;18990,97708;22155,91405;22155,78797;12660,85101;3165,78797;0,75645;0,66190;0,18911;0,6304;12660,0;22155,6304;22155,0;34815,0;12660,22063;12660,63038;12660,69341;18990,72493;22155,72493;22155,63038;22155,22063;22155,12608;18990,9456;12660,12608;12660,22063" o:connectangles="0,0,0,0,0,0,0,0,0,0,0,0,0,0,0,0,0,0,0,0,0,0,0,0,0,0,0,0,0,0,0,0"/>
                  <o:lock v:ext="edit" verticies="t"/>
                </v:shape>
                <v:shape id="Freeform 11" o:spid="_x0000_s1036" style="position:absolute;left:21815;top:5739;width:383;height:856;visibility:visible;mso-wrap-style:square;v-text-anchor:top" coordsize="12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" path="m8,17v4,,4,,4,c12,20,12,20,12,20v,1,,3,-1,3c11,24,11,25,10,25,9,26,8,27,6,27,4,27,2,26,1,25,1,25,,24,,23v,,,-2,,-3c,7,,7,,7,,5,,4,,4,,3,1,2,1,2,2,1,4,,6,v2,,3,1,4,2c11,2,11,3,11,4v1,,1,1,1,3c12,14,12,14,12,14v-8,,-8,,-8,c4,20,4,20,4,20v,1,,2,,3c5,23,5,24,6,24v1,,1,-1,1,-1c8,22,8,22,8,20r,-3xm4,11v4,,4,,4,c8,7,8,7,8,7,8,5,8,5,7,4,7,4,7,3,6,3,5,3,5,3,4,4v,,,1,,3l4,11xe" fillcolor="#5f6062" stroked="f">
                  <v:path arrowok="t" o:connecttype="custom" o:connectlocs="25570,53858;38355,53858;38355,63362;35159,72867;31963,79203;19178,85539;3196,79203;0,72867;0,63362;0,22177;0,12672;3196,6336;19178,0;31963,6336;35159,12672;38355,22177;38355,44354;12785,44354;12785,63362;12785,72867;19178,76035;22374,72867;25570,63362;25570,53858;12785,34849;25570,34849;25570,22177;22374,12672;19178,9504;12785,12672;12785,22177;12785,34849" o:connectangles="0,0,0,0,0,0,0,0,0,0,0,0,0,0,0,0,0,0,0,0,0,0,0,0,0,0,0,0,0,0,0,0"/>
                  <o:lock v:ext="edit" verticies="t"/>
                </v:shape>
                <v:shape id="Freeform 12" o:spid="_x0000_s1037" style="position:absolute;left:22293;top:5739;width:377;height:820;visibility:visible;mso-wrap-style:square;v-text-anchor:top" coordsize="12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" path="m4,v,2,,2,,2c5,1,7,,8,v2,,3,1,3,2c12,3,12,4,12,6v,20,,20,,20c8,26,8,26,8,26,8,7,8,7,8,7,8,6,8,5,8,4,7,4,7,3,6,3,5,3,5,4,5,4,4,5,4,5,4,7v,19,,19,,19c,26,,26,,26,,,,,,l4,xe" fillcolor="#5f6062" stroked="f">
                  <v:path arrowok="t" o:connecttype="custom" o:connectlocs="12588,0;12588,6308;25177,0;34618,6308;37765,18923;37765,81999;25177,81999;25177,22077;25177,12615;18883,9461;15735,12615;12588,22077;12588,81999;0,81999;0,0;12588,0" o:connectangles="0,0,0,0,0,0,0,0,0,0,0,0,0,0,0,0"/>
                </v:shape>
                <v:shape id="Freeform 13" o:spid="_x0000_s1038" style="position:absolute;left:22794;top:5739;width:348;height:856;visibility:visible;mso-wrap-style:square;v-text-anchor:top" coordsize="11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" path="m7,16v4,,4,,4,c11,20,11,20,11,20v,1,,3,,3c11,24,10,25,10,25,9,26,7,27,5,27,3,27,2,26,1,25,,25,,24,,23v,,,-2,,-3c,7,,7,,7,,5,,4,,4,,3,,2,1,2,2,1,3,,5,v2,,4,1,5,2c10,2,11,3,11,4v,,,1,,3c11,10,11,10,11,10v-4,,-4,,-4,c7,7,7,7,7,7,7,5,7,5,7,4,7,4,6,3,5,3v,,-1,,-1,1c4,4,4,5,4,7v,13,,13,,13c4,21,4,22,4,23v,,1,1,1,1c6,24,7,23,7,23v,-1,,-1,,-3l7,16xe" fillcolor="#5f6062" stroked="f">
                  <v:path arrowok="t" o:connecttype="custom" o:connectlocs="22155,50690;34815,50690;34815,63362;34815,72867;31650,79203;15825,85539;3165,79203;0,72867;0,63362;0,22177;0,12672;3165,6336;15825,0;31650,6336;34815,12672;34815,22177;34815,31681;22155,31681;22155,22177;22155,12672;15825,9504;12660,12672;12660,22177;12660,63362;12660,72867;15825,76035;22155,72867;22155,63362;22155,50690" o:connectangles="0,0,0,0,0,0,0,0,0,0,0,0,0,0,0,0,0,0,0,0,0,0,0,0,0,0,0,0,0"/>
                </v:shape>
                <v:shape id="Freeform 14" o:spid="_x0000_s1039" style="position:absolute;left:23266;top:5521;width:130;height:1038;visibility:visible;mso-wrap-style:square;v-text-anchor:top" coordsize="22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" path="m22,r,26l,26,,,22,xm22,37r,139l,176,,37r22,xe" fillcolor="#5f6062" stroked="f">
                  <v:path arrowok="t" o:connecttype="custom" o:connectlocs="12982,0;12982,15338;0,15338;0,0;12982,0;12982,21827;12982,103826;0,103826;0,21827;12982,21827" o:connectangles="0,0,0,0,0,0,0,0,0,0"/>
                  <o:lock v:ext="edit" verticies="t"/>
                </v:shape>
                <v:shape id="Freeform 15" o:spid="_x0000_s1040" style="position:absolute;left:23396;top:5551;width:218;height:1292;visibility:visible;mso-wrap-style:square;v-text-anchor:top" coordsize="7,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" path="m7,6v,27,,27,,27c7,35,7,36,7,37v,1,-1,2,-2,3c4,40,3,41,1,41v,,,,-1,c,37,,37,,37v1,,1,,1,c2,37,3,37,3,37v,-1,,-1,,-1c3,35,3,35,3,33,3,6,3,6,3,6r4,xm7,v,5,,5,,5c3,5,3,5,3,5,3,,3,,3,l7,xe" fillcolor="#5f6062" stroked="f">
                  <v:path arrowok="t" o:connecttype="custom" o:connectlocs="21833,18906;21833,103985;21833,116589;15595,126042;3119,129193;0,129193;0,116589;3119,116589;9357,116589;9357,113438;9357,103985;9357,18906;21833,18906;21833,0;21833,15755;9357,15755;9357,0;21833,0" o:connectangles="0,0,0,0,0,0,0,0,0,0,0,0,0,0,0,0,0,0"/>
                  <o:lock v:ext="edit" verticies="t"/>
                </v:shape>
                <v:shape id="Freeform 16" o:spid="_x0000_s1041" style="position:absolute;left:23738;top:5739;width:378;height:856;visibility:visible;mso-wrap-style:square;v-text-anchor:top" coordsize="12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" path="m12,26v-4,,-4,,-4,c8,26,8,25,7,24v,1,-1,2,-1,2c5,27,4,27,4,27,2,27,1,26,,25,,24,,23,,21,,18,,18,,18,,17,,15,,15,1,14,1,13,3,13,6,11,6,11,6,11,7,10,7,10,7,10,7,9,7,9,7,8,7,5,7,5,7,5,7,4,7,3,6,3,5,3,4,3,4,4v,,,1,,2c4,9,4,9,4,9,,9,,9,,9,,6,,6,,6,,4,,3,1,2,2,1,4,,6,v2,,3,1,4,2c11,2,11,3,11,3v,1,,2,,3c11,22,11,22,11,22v,2,1,3,1,4xm7,14c5,15,5,15,5,15,4,16,4,16,4,17v,,,1,,2c4,21,4,21,4,21v,2,,3,1,3c6,24,6,23,7,23v,-1,,-2,,-3l7,14xe" fillcolor="#5f6062" stroked="f">
                  <v:path arrowok="t" o:connecttype="custom" o:connectlocs="37765,82371;25177,82371;22030,76035;18883,82371;12588,85539;0,79203;0,66530;0,57026;0,47522;9441,41185;18883,34849;22030,31681;22030,25345;22030,15841;18883,9504;12588,12672;12588,19009;12588,28513;0,28513;0,19009;3147,6336;18883,0;31471,6336;34618,9504;34618,19009;34618,69698;37765,82371;22030,44354;15735,47522;12588,53858;12588,60194;12588,66530;15735,76035;22030,72867;22030,63362;22030,44354" o:connectangles="0,0,0,0,0,0,0,0,0,0,0,0,0,0,0,0,0,0,0,0,0,0,0,0,0,0,0,0,0,0,0,0,0,0,0,0"/>
                  <o:lock v:ext="edit" verticies="t"/>
                </v:shape>
                <v:shape id="Freeform 17" o:spid="_x0000_s1042" style="position:absolute;left:24500;top:5739;width:377;height:820;visibility:visible;mso-wrap-style:square;v-text-anchor:top" coordsize="64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" path="m64,r,22l21,123r43,l64,139,,139,,123,37,22,5,22,5,,64,xe" fillcolor="#5f6062" stroked="f">
                  <v:path arrowok="t" o:connecttype="custom" o:connectlocs="37765,0;37765,12978;12392,72560;37765,72560;37765,81999;0,81999;0,72560;21833,12978;2950,12978;2950,0;37765,0" o:connectangles="0,0,0,0,0,0,0,0,0,0,0"/>
                </v:shape>
                <v:shape id="Freeform 18" o:spid="_x0000_s1043" style="position:absolute;left:24936;top:5739;width:378;height:856;visibility:visible;mso-wrap-style:square;v-text-anchor:top" coordsize="12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" path="m12,26v-4,,-4,,-4,c8,26,8,25,8,24,7,25,7,26,6,26,5,27,5,27,4,27,2,27,1,26,1,25,,24,,23,,21,,18,,18,,18,,17,,15,1,15v,-1,1,-2,2,-2c6,11,6,11,6,11,7,10,7,10,8,10,8,9,8,9,8,8,8,5,8,5,8,5,8,4,7,3,6,3,5,3,5,3,4,4v,,,1,,2c4,9,4,9,4,9,,9,,9,,9,,6,,6,,6,,4,1,3,1,2,2,1,4,,6,v2,,4,1,5,2c11,2,11,3,11,3v1,1,1,2,1,3c12,22,12,22,12,22v,2,,3,,4xm8,14c5,15,5,15,5,15v,1,-1,1,-1,2c4,17,4,18,4,19v,2,,2,,2c4,23,5,24,6,24v,,1,-1,1,-1c8,22,8,21,8,20r,-6xe" fillcolor="#5f6062" stroked="f">
                  <v:path arrowok="t" o:connecttype="custom" o:connectlocs="37765,82371;25177,82371;25177,76035;18883,82371;12588,85539;3147,79203;0,66530;0,57026;3147,47522;9441,41185;18883,34849;25177,31681;25177,25345;25177,15841;18883,9504;12588,12672;12588,19009;12588,28513;0,28513;0,19009;3147,6336;18883,0;34618,6336;34618,9504;37765,19009;37765,69698;37765,82371;25177,44354;15735,47522;12588,53858;12588,60194;12588,66530;18883,76035;22030,72867;25177,63362;25177,44354" o:connectangles="0,0,0,0,0,0,0,0,0,0,0,0,0,0,0,0,0,0,0,0,0,0,0,0,0,0,0,0,0,0,0,0,0,0,0,0"/>
                  <o:lock v:ext="edit" verticies="t"/>
                </v:shape>
                <v:shape id="Freeform 19" o:spid="_x0000_s1044" style="position:absolute;left:25697;top:5580;width:248;height:1015;visibility:visible;mso-wrap-style:square;v-text-anchor:top" coordsize="8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" path="m6,v,5,,5,,5c8,5,8,5,8,5v,4,,4,,4c6,9,6,9,6,9v,18,,18,,18c6,28,6,28,6,28v1,,1,1,2,1c8,32,8,32,8,32v-1,,-2,,-2,c4,32,3,31,3,31,2,30,2,30,2,30v,-1,,-2,,-2c2,9,2,9,2,9,,9,,9,,9,,5,,5,,5v2,,2,,2,c2,,2,,2,l6,xe" fillcolor="#5f6062" stroked="f">
                  <v:path arrowok="t" o:connecttype="custom" o:connectlocs="18587,0;18587,15854;24783,15854;24783,28538;18587,28538;18587,85613;18587,88784;24783,91954;24783,101467;18587,101467;9294,98296;6196,95125;6196,88784;6196,28538;0,28538;0,15854;6196,15854;6196,0;18587,0" o:connectangles="0,0,0,0,0,0,0,0,0,0,0,0,0,0,0,0,0,0,0"/>
                </v:shape>
                <v:shape id="Freeform 20" o:spid="_x0000_s1045" style="position:absolute;left:26040;top:5739;width:283;height:820;visibility:visible;mso-wrap-style:square;v-text-anchor:top" coordsize="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" path="m4,v,3,,3,,3c4,2,5,1,5,1,6,,7,,8,v,,,,1,c9,5,9,5,9,5,8,4,7,4,6,4,5,4,4,5,4,8v,18,,18,,18c,26,,26,,26,,,,,,l4,xe" fillcolor="#5f6062" stroked="f">
                  <v:path arrowok="t" o:connecttype="custom" o:connectlocs="12588,0;12588,9461;15736,3154;25177,0;28324,0;28324,15769;18883,12615;12588,25230;12588,81999;0,81999;0,0;12588,0" o:connectangles="0,0,0,0,0,0,0,0,0,0,0,0"/>
                </v:shape>
                <v:shape id="Freeform 21" o:spid="_x0000_s1046" style="position:absolute;left:26388;top:5739;width:377;height:1104;visibility:visible;mso-wrap-style:square;v-text-anchor:top" coordsize="1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" path="m12,v,28,,28,,28c12,31,11,32,10,33,9,34,8,35,6,35,5,35,3,34,2,34,1,33,1,32,,31v,,,-1,,-2c4,29,4,29,4,29v,2,1,2,2,2c7,31,8,31,8,29v,-4,,-4,,-4c7,26,6,27,4,27,3,27,2,26,1,25,1,25,,24,,24,,23,,22,,21,,6,,6,,6,,4,,3,1,2,2,1,3,,4,,6,,7,1,8,2,8,,8,,8,r4,xm4,7v,13,,13,,13c4,21,4,22,4,22v1,1,1,1,2,1c7,23,7,23,8,23v,-1,,-2,,-3c8,7,8,7,8,7,8,6,8,5,8,4,7,4,7,3,6,3,5,3,5,4,5,4,4,5,4,5,4,7xe" fillcolor="#5f6062" stroked="f">
                  <v:path arrowok="t" o:connecttype="custom" o:connectlocs="37765,0;37765,88253;31471,104012;18883,110316;6294,107164;0,97708;0,91405;12588,91405;18883,97708;25177,91405;25177,78797;12588,85101;3147,78797;0,75645;0,66190;0,18911;3147,6304;12588,0;25177,6304;25177,0;37765,0;12588,22063;12588,63038;12588,69341;18883,72493;25177,72493;25177,63038;25177,22063;25177,12608;18883,9456;15735,12608;12588,22063" o:connectangles="0,0,0,0,0,0,0,0,0,0,0,0,0,0,0,0,0,0,0,0,0,0,0,0,0,0,0,0,0,0,0,0"/>
                  <o:lock v:ext="edit" verticies="t"/>
                </v:shape>
                <v:shape id="Freeform 22" o:spid="_x0000_s1047" style="position:absolute;left:20776;top:7256;width:378;height:820;visibility:visible;mso-wrap-style:square;v-text-anchor:top" coordsize="12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" path="m12,c8,26,8,26,8,26v-5,,-5,,-5,c,,,,,,3,,3,,3,,5,14,5,14,5,14v,1,,2,1,4c6,19,6,20,6,21v,-3,,-6,,-7c8,,8,,8,r4,xe" fillcolor="#5f6062" stroked="f">
                  <v:path arrowok="t" o:connecttype="custom" o:connectlocs="37765,0;25177,81999;9441,81999;0,0;9441,0;15735,44153;18883,56769;18883,66230;18883,44153;25177,0;37765,0" o:connectangles="0,0,0,0,0,0,0,0,0,0,0"/>
                </v:shape>
                <v:shape id="Freeform 23" o:spid="_x0000_s1048" style="position:absolute;left:21248;top:7256;width:283;height:820;visibility:visible;mso-wrap-style:square;v-text-anchor:top" coordsize="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" path="m4,v,3,,3,,3c4,2,5,1,6,1,6,,7,,8,v,,,,1,c9,5,9,5,9,5,8,4,7,4,7,4,5,4,4,5,4,8v,18,,18,,18c,26,,26,,26,,,,,,l4,xe" fillcolor="#5f6062" stroked="f">
                  <v:path arrowok="t" o:connecttype="custom" o:connectlocs="12588,0;12588,9461;18883,3154;25177,0;28324,0;28324,15769;22030,12615;12588,25230;12588,81999;0,81999;0,0;12588,0" o:connectangles="0,0,0,0,0,0,0,0,0,0,0,0"/>
                </v:shape>
                <v:shape id="Freeform 24" o:spid="_x0000_s1049" style="position:absolute;left:21596;top:7256;width:378;height:849;visibility:visible;mso-wrap-style:square;v-text-anchor:top" coordsize="12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" path="m8,17v4,,4,,4,c12,20,12,20,12,20v,1,,3,,3c12,24,11,25,11,25v-1,1,-3,2,-5,2c4,27,3,26,2,25,1,25,1,24,1,23,,23,,21,,20,,7,,7,,7,,5,,4,1,4,1,3,1,2,2,2,3,1,4,,6,v2,,4,1,5,2c11,2,12,3,12,4v,,,1,,3c12,14,12,14,12,14v-8,,-8,,-8,c4,20,4,20,4,20v,1,,2,1,3c5,23,5,24,6,24v1,,1,-1,2,-1c8,22,8,22,8,20r,-3xm4,11v4,,4,,4,c8,7,8,7,8,7,8,5,8,5,8,4,8,4,7,3,6,3,5,3,5,3,5,4,4,4,4,5,4,7r,4xe" fillcolor="#5f6062" stroked="f">
                  <v:path arrowok="t" o:connecttype="custom" o:connectlocs="25177,53486;37765,53486;37765,62925;37765,72364;34618,78656;18883,84949;6294,78656;3147,72364;0,62925;0,22024;3147,12585;6294,6293;18883,0;34618,6293;37765,12585;37765,22024;37765,44048;12588,44048;12588,62925;15735,72364;18883,75510;25177,72364;25177,62925;25177,53486;12588,34609;25177,34609;25177,22024;25177,12585;18883,9439;15735,12585;12588,22024;12588,34609" o:connectangles="0,0,0,0,0,0,0,0,0,0,0,0,0,0,0,0,0,0,0,0,0,0,0,0,0,0,0,0,0,0,0,0"/>
                  <o:lock v:ext="edit" verticies="t"/>
                </v:shape>
                <v:shape id="Freeform 25" o:spid="_x0000_s1050" style="position:absolute;left:22068;top:7031;width:378;height:1074;visibility:visible;mso-wrap-style:square;v-text-anchor:top" coordsize="12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" path="m12,v,33,,33,,33c8,33,8,33,8,33v,-1,,-1,,-1c7,33,6,34,5,34,3,34,2,33,1,32v,,,-1,,-1c,30,,29,,28,,13,,13,,13,,12,,11,1,10v,,,-1,,-1c1,8,2,8,2,8,3,7,4,7,4,7v2,,3,1,4,2c8,,8,,8,r4,xm4,14v,13,,13,,13c4,28,4,29,5,29v,1,,1,1,1c7,30,7,30,8,30v,-1,,-2,,-3c8,14,8,14,8,14v,-1,,-2,,-3c8,11,7,10,6,10v-1,,-1,1,-1,1c4,12,4,12,4,14xe" fillcolor="#5f6062" stroked="f">
                  <v:path arrowok="t" o:connecttype="custom" o:connectlocs="37765,0;37765,104208;25177,104208;25177,101050;15735,107366;3147,101050;3147,97893;0,88419;0,41052;3147,31578;3147,28420;6294,25263;12588,22105;25177,28420;25177,0;37765,0;12588,44210;12588,85261;15735,91577;18883,94735;25177,94735;25177,85261;25177,44210;25177,34736;18883,31578;15735,34736;12588,44210" o:connectangles="0,0,0,0,0,0,0,0,0,0,0,0,0,0,0,0,0,0,0,0,0,0,0,0,0,0,0"/>
                  <o:lock v:ext="edit" verticies="t"/>
                </v:shape>
                <v:shape id="Freeform 26" o:spid="_x0000_s1051" style="position:absolute;left:22576;top:7256;width:342;height:820;visibility:visible;mso-wrap-style:square;v-text-anchor:top" coordsize="11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" path="m4,v,2,,2,,2c5,1,6,,8,v1,,2,1,3,2c11,3,11,4,11,6v,20,,20,,20c8,26,8,26,8,26,8,7,8,7,8,7,8,6,7,5,7,4,7,4,7,3,6,3,5,3,4,4,4,4v,1,,1,,3c4,26,4,26,4,26,,26,,26,,26,,,,,,l4,xe" fillcolor="#5f6062" stroked="f">
                  <v:path arrowok="t" o:connecttype="custom" o:connectlocs="12445,0;12445,6308;24890,0;34224,6308;34224,18923;34224,81999;24890,81999;24890,22077;21779,12615;18668,9461;12445,12615;12445,22077;12445,81999;0,81999;0,0;12445,0" o:connectangles="0,0,0,0,0,0,0,0,0,0,0,0,0,0,0,0"/>
                </v:shape>
                <v:shape id="Freeform 27" o:spid="_x0000_s1052" style="position:absolute;left:23048;top:7256;width:378;height:849;visibility:visible;mso-wrap-style:square;v-text-anchor:top" coordsize="12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" path="m12,7v,13,,13,,13c12,21,12,23,12,23v-1,1,-1,2,-1,2c10,26,8,27,6,27,4,27,2,26,1,25v,,,-1,-1,-2c,23,,21,,20,,6,,6,,6,,4,1,3,2,2,3,1,4,,6,v2,,4,1,5,2c11,2,11,3,12,4v,,,1,,3xm4,7v,13,,13,,13c4,21,4,22,4,23v1,,1,1,2,1c7,24,7,23,7,23,8,22,8,22,8,20,8,7,8,7,8,7,8,5,8,5,8,4,7,4,7,3,6,3,5,3,5,3,4,4v,,,1,,3xe" fillcolor="#5f6062" stroked="f">
                  <v:path arrowok="t" o:connecttype="custom" o:connectlocs="37765,22024;37765,62925;37765,72364;34618,78656;18883,84949;3147,78656;0,72364;0,62925;0,18878;6294,6293;18883,0;34618,6293;37765,12585;37765,22024;12588,22024;12588,62925;12588,72364;18883,75510;22030,72364;25177,62925;25177,22024;25177,12585;18883,9439;12588,12585;12588,22024" o:connectangles="0,0,0,0,0,0,0,0,0,0,0,0,0,0,0,0,0,0,0,0,0,0,0,0,0"/>
                  <o:lock v:ext="edit" verticies="t"/>
                </v:shape>
                <v:shape id="Freeform 28" o:spid="_x0000_s1053" style="position:absolute;left:23490;top:7256;width:378;height:849;visibility:visible;mso-wrap-style:square;v-text-anchor:top" coordsize="12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" path="m12,8c8,8,8,8,8,8,8,7,8,7,8,7,8,5,8,3,6,3,5,3,5,4,5,6v,1,,3,1,4c8,12,8,12,8,12v2,1,3,2,3,4c12,17,12,18,12,20v,2,,3,-1,5c10,26,8,27,6,27,2,27,,24,,19,,17,,17,,17v4,,4,,4,c4,19,4,19,4,19v,,,,,c4,19,4,20,4,21v,,,1,1,1c5,23,5,23,6,23v2,,3,-1,3,-3c9,19,8,19,8,18,8,17,7,17,6,16,5,14,5,14,5,14,3,12,2,11,2,10,1,9,1,8,1,6,1,4,1,3,2,2,3,1,5,,7,v1,,3,1,4,2c12,3,12,4,12,7r,1xe" fillcolor="#5f6062" stroked="f">
                  <v:path arrowok="t" o:connecttype="custom" o:connectlocs="37765,25170;25177,25170;25177,22024;18883,9439;15735,18878;18883,31463;25177,37755;34618,50340;37765,62925;34618,78656;18883,84949;0,59779;0,53486;12588,53486;12588,59779;12588,59779;12588,66071;15735,69218;18883,72364;28324,62925;25177,56633;18883,50340;15735,44048;6294,31463;3147,18878;6294,6293;22030,0;34618,6293;37765,22024;37765,25170" o:connectangles="0,0,0,0,0,0,0,0,0,0,0,0,0,0,0,0,0,0,0,0,0,0,0,0,0,0,0,0,0,0"/>
                </v:shape>
                <v:shape id="Freeform 29" o:spid="_x0000_s1054" style="position:absolute;left:23927;top:7096;width:283;height:1009;visibility:visible;mso-wrap-style:square;v-text-anchor:top" coordsize="9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" path="m6,v,5,,5,,5c9,5,9,5,9,5v,4,,4,,4c6,9,6,9,6,9v,18,,18,,18c6,28,7,28,7,28v1,,1,1,2,1c9,32,9,32,9,32v-1,,-2,,-2,c5,32,4,31,3,31v,-1,,-1,,-1c3,29,3,28,3,28,3,9,3,9,3,9,,9,,9,,9,,5,,5,,5v3,,3,,3,c3,,3,,3,l6,xe" fillcolor="#5f6062" stroked="f">
                  <v:path arrowok="t" o:connecttype="custom" o:connectlocs="18883,0;18883,15762;28324,15762;28324,28372;18883,28372;18883,85115;22030,88267;28324,91420;28324,100877;22030,100877;9441,97725;9441,94572;9441,88267;9441,28372;0,28372;0,15762;9441,15762;9441,0;18883,0" o:connectangles="0,0,0,0,0,0,0,0,0,0,0,0,0,0,0,0,0,0,0"/>
                </v:shape>
                <v:shape id="Freeform 30" o:spid="_x0000_s1055" style="position:absolute;left:24275;top:7256;width:378;height:820;visibility:visible;mso-wrap-style:square;v-text-anchor:top" coordsize="12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" path="m4,v,2,,2,,2c6,1,7,,8,v2,,3,1,4,2c12,3,12,4,12,6v,20,,20,,20c8,26,8,26,8,26,8,7,8,7,8,7,8,6,8,5,8,4,8,4,7,3,6,3,6,3,5,4,5,4,5,5,4,5,4,7v,19,,19,,19c,26,,26,,26,,,,,,l4,xe" fillcolor="#5f6062" stroked="f">
                  <v:path arrowok="t" o:connecttype="custom" o:connectlocs="12588,0;12588,6308;25177,0;37765,6308;37765,18923;37765,81999;25177,81999;25177,22077;25177,12615;18883,9461;15735,12615;12588,22077;12588,81999;0,81999;0,0;12588,0" o:connectangles="0,0,0,0,0,0,0,0,0,0,0,0,0,0,0,0"/>
                </v:shape>
                <v:shape id="Freeform 31" o:spid="_x0000_s1056" style="position:absolute;left:24783;top:7031;width:124;height:1045;visibility:visible;mso-wrap-style:square;v-text-anchor:top" coordsize="2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" path="m21,r,27l,27,,,21,xm21,38r,139l,177,,38r21,xe" fillcolor="#5f6062" stroked="f">
                  <v:path arrowok="t" o:connecttype="custom" o:connectlocs="12392,0;12392,15928;0,15928;0,0;12392,0;12392,22417;12392,104416;0,104416;0,22417;12392,22417" o:connectangles="0,0,0,0,0,0,0,0,0,0"/>
                  <o:lock v:ext="edit" verticies="t"/>
                </v:shape>
                <v:shape id="Freeform 32" o:spid="_x0000_s1057" style="position:absolute;left:25031;top:7031;width:348;height:1045;visibility:visible;mso-wrap-style:square;v-text-anchor:top" coordsize="11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" path="m4,v,9,,9,,9c5,8,6,7,8,7v1,,2,1,3,2c11,10,11,11,11,13v,20,,20,,20c7,33,7,33,7,33,7,14,7,14,7,14v,-1,,-2,,-3c7,11,6,10,6,10v-1,,-2,1,-2,1c4,12,4,12,4,14v,19,,19,,19c,33,,33,,33,,,,,,l4,xe" fillcolor="#5f6062" stroked="f">
                  <v:path arrowok="t" o:connecttype="custom" o:connectlocs="12660,0;12660,28477;25320,22149;34815,28477;34815,41134;34815,104416;22155,104416;22155,44298;22155,34805;18990,31641;12660,34805;12660,44298;12660,104416;0,104416;0,0;12660,0" o:connectangles="0,0,0,0,0,0,0,0,0,0,0,0,0,0,0,0"/>
                </v:shape>
                <v:shape id="Freeform 33" o:spid="_x0000_s1058" style="position:absolute;left:25821;top:7256;width:348;height:1103;visibility:visible;mso-wrap-style:square;v-text-anchor:top" coordsize="11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" path="m,35c,,,,,,4,,4,,4,v,2,,2,,2c5,1,6,,7,v2,,3,1,4,2c11,2,11,3,11,3v,1,,1,,3c11,21,11,21,11,21v,1,,2,,2c11,24,11,24,11,25v-1,,-1,1,-2,1c9,27,8,27,7,27,6,27,5,26,4,25v,10,,10,,10l,35xm7,20c7,7,7,7,7,7,7,6,7,5,7,4,7,4,6,3,6,3,5,3,4,4,4,4v,1,,1,,3c4,20,4,20,4,20v,1,,2,,2c4,23,5,23,6,23v,,1,,1,c7,22,7,21,7,20xe" fillcolor="#5f6062" stroked="f">
                  <v:path arrowok="t" o:connecttype="custom" o:connectlocs="0,110316;0,0;12660,0;12660,6304;22155,0;34815,6304;34815,9456;34815,18911;34815,66190;34815,72493;34815,78797;28485,81949;22155,85101;12660,78797;12660,110316;0,110316;22155,63038;22155,22063;22155,12608;18990,9456;12660,12608;12660,22063;12660,63038;12660,69341;18990,72493;22155,72493;22155,63038" o:connectangles="0,0,0,0,0,0,0,0,0,0,0,0,0,0,0,0,0,0,0,0,0,0,0,0,0,0,0"/>
                  <o:lock v:ext="edit" verticies="t"/>
                </v:shape>
                <v:shape id="Freeform 34" o:spid="_x0000_s1059" style="position:absolute;left:26293;top:7256;width:378;height:849;visibility:visible;mso-wrap-style:square;v-text-anchor:top" coordsize="12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" path="m12,26v-4,,-4,,-4,c8,26,7,25,7,24v,1,-1,2,-1,2c5,27,4,27,3,27,2,27,1,26,,25,,24,,23,,21,,18,,18,,18,,17,,15,,15,1,14,1,13,3,13,6,11,6,11,6,11v,-1,1,-1,1,-1c7,9,7,9,7,8,7,5,7,5,7,5,7,4,7,3,6,3,5,3,4,3,4,4v,,,1,,2c4,9,4,9,4,9,,9,,9,,9,,6,,6,,6,,4,,3,1,2,2,1,3,,5,v2,,4,1,5,2c11,2,11,3,11,3v,1,,2,,3c11,22,11,22,11,22v,2,1,3,1,4xm7,14c5,15,5,15,5,15,4,16,4,16,4,17v,,,1,,2c4,21,4,21,4,21v,2,,3,1,3c6,24,6,23,7,23v,-1,,-2,,-3l7,14xe" fillcolor="#5f6062" stroked="f">
                  <v:path arrowok="t" o:connecttype="custom" o:connectlocs="37765,81803;25177,81803;22030,75510;18883,81803;9441,84949;0,78656;0,66071;0,56633;0,47194;9441,40901;18883,34609;22030,31463;22030,25170;22030,15731;18883,9439;12588,12585;12588,18878;12588,28316;0,28316;0,18878;3147,6293;15735,0;31471,6293;34618,9439;34618,18878;34618,69218;37765,81803;22030,44048;15735,47194;12588,53486;12588,59779;12588,66071;15735,75510;22030,72364;22030,62925;22030,44048" o:connectangles="0,0,0,0,0,0,0,0,0,0,0,0,0,0,0,0,0,0,0,0,0,0,0,0,0,0,0,0,0,0,0,0,0,0,0,0"/>
                  <o:lock v:ext="edit" verticies="t"/>
                </v:shape>
                <v:shape id="Freeform 35" o:spid="_x0000_s1060" style="position:absolute;left:26765;top:7256;width:378;height:1103;visibility:visible;mso-wrap-style:square;v-text-anchor:top" coordsize="1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" path="m,35c,,,,,,4,,4,,4,v,2,,2,,2c5,1,6,,8,v1,,2,1,3,2c11,2,12,3,12,3v,1,,1,,3c12,21,12,21,12,21v,1,,2,,2c12,24,11,24,11,25v,,-1,1,-1,1c9,27,8,27,8,27,6,27,5,26,4,25v,10,,10,,10l,35xm8,20c8,7,8,7,8,7,8,6,8,5,8,4,7,4,7,3,6,3,5,3,5,4,4,4v,1,,1,,3c4,20,4,20,4,20v,1,,2,,2c5,23,5,23,6,23v1,,1,,1,c8,22,8,21,8,20xe" fillcolor="#5f6062" stroked="f">
                  <v:path arrowok="t" o:connecttype="custom" o:connectlocs="0,110316;0,0;12588,0;12588,6304;25177,0;34618,6304;37765,9456;37765,18911;37765,66190;37765,72493;34618,78797;31471,81949;25177,85101;12588,78797;12588,110316;0,110316;25177,63038;25177,22063;25177,12608;18883,9456;12588,12608;12588,22063;12588,63038;12588,69341;18883,72493;22030,72493;25177,63038" o:connectangles="0,0,0,0,0,0,0,0,0,0,0,0,0,0,0,0,0,0,0,0,0,0,0,0,0,0,0"/>
                  <o:lock v:ext="edit" verticies="t"/>
                </v:shape>
                <v:shape id="Freeform 36" o:spid="_x0000_s1061" style="position:absolute;left:27237;top:7031;width:130;height:1045;visibility:visible;mso-wrap-style:square;v-text-anchor:top" coordsize="22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" path="m22,r,27l,27,,,22,xm22,38r,139l,177,,38r22,xe" fillcolor="#5f6062" stroked="f">
                  <v:path arrowok="t" o:connecttype="custom" o:connectlocs="12982,0;12982,15928;0,15928;0,0;12982,0;12982,22417;12982,104416;0,104416;0,22417;12982,22417" o:connectangles="0,0,0,0,0,0,0,0,0,0"/>
                  <o:lock v:ext="edit" verticies="t"/>
                </v:shape>
                <v:shape id="Freeform 37" o:spid="_x0000_s1062" style="position:absolute;left:27491;top:7256;width:283;height:820;visibility:visible;mso-wrap-style:square;v-text-anchor:top" coordsize="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" path="m4,v,3,,3,,3c5,2,5,1,6,1,7,,7,,8,,9,,9,,9,v,5,,5,,5c8,4,8,4,7,4,5,4,4,5,4,8v,18,,18,,18c,26,,26,,26,,,,,,l4,xe" fillcolor="#5f6062" stroked="f">
                  <v:path arrowok="t" o:connecttype="custom" o:connectlocs="12588,0;12588,9461;18883,3154;25177,0;28324,0;28324,15769;22030,12615;12588,25230;12588,81999;0,81999;0,0;12588,0" o:connectangles="0,0,0,0,0,0,0,0,0,0,0,0"/>
                </v:shape>
                <v:shape id="Freeform 38" o:spid="_x0000_s1063" style="position:absolute;left:27745;top:7067;width:218;height:1292;visibility:visible;mso-wrap-style:square;v-text-anchor:top" coordsize="7,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" path="m7,6v,27,,27,,27c7,35,7,36,7,37v,1,-1,2,-2,3c5,40,3,41,1,41v,,,,-1,c,37,,37,,37v1,,1,,1,c2,37,3,37,3,37v,-1,,-1,,-1c3,35,3,35,3,33,3,6,3,6,3,6r4,xm7,v,5,,5,,5c3,5,3,5,3,5,3,,3,,3,l7,xe" fillcolor="#5f6062" stroked="f">
                  <v:path arrowok="t" o:connecttype="custom" o:connectlocs="21833,18906;21833,103985;21833,116589;15595,126042;3119,129193;0,129193;0,116589;3119,116589;9357,116589;9357,113438;9357,103985;9357,18906;21833,18906;21833,0;21833,15755;9357,15755;9357,0;21833,0" o:connectangles="0,0,0,0,0,0,0,0,0,0,0,0,0,0,0,0,0,0"/>
                  <o:lock v:ext="edit" verticies="t"/>
                </v:shape>
                <v:shape id="Freeform 39" o:spid="_x0000_s1064" style="position:absolute;left:28093;top:7256;width:378;height:849;visibility:visible;mso-wrap-style:square;v-text-anchor:top" coordsize="12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" path="m8,17v4,,4,,4,c12,20,12,20,12,20v,1,,3,-1,3c11,24,11,25,10,25,9,26,8,27,6,27,4,27,2,26,1,25,1,25,,24,,23v,,,-2,,-3c,7,,7,,7,,5,,4,,4,,3,1,2,1,2,2,1,4,,6,v2,,3,1,4,2c11,2,11,3,11,4v1,,1,1,1,3c12,14,12,14,12,14v-8,,-8,,-8,c4,20,4,20,4,20v,1,,2,,3c4,23,5,24,6,24v1,,1,-1,1,-1c8,22,8,22,8,20r,-3xm4,11v4,,4,,4,c8,7,8,7,8,7,8,5,8,5,7,4,7,4,7,3,6,3,5,3,5,3,4,4v,,,1,,3l4,11xe" fillcolor="#5f6062" stroked="f">
                  <v:path arrowok="t" o:connecttype="custom" o:connectlocs="25177,53486;37765,53486;37765,62925;34618,72364;31471,78656;18883,84949;3147,78656;0,72364;0,62925;0,22024;0,12585;3147,6293;18883,0;31471,6293;34618,12585;37765,22024;37765,44048;12588,44048;12588,62925;12588,72364;18883,75510;22030,72364;25177,62925;25177,53486;12588,34609;25177,34609;25177,22024;22030,12585;18883,9439;12588,12585;12588,22024;12588,34609" o:connectangles="0,0,0,0,0,0,0,0,0,0,0,0,0,0,0,0,0,0,0,0,0,0,0,0,0,0,0,0,0,0,0,0"/>
                  <o:lock v:ext="edit" verticies="t"/>
                </v:shape>
                <v:shape id="Freeform 40" o:spid="_x0000_s1065" style="position:absolute;left:28530;top:7256;width:413;height:820;visibility:visible;mso-wrap-style:square;v-text-anchor:top" coordsize="13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" path="m13,c9,26,9,26,9,26v-5,,-5,,-5,c,,,,,,4,,4,,4,,6,14,6,14,6,14v,1,,2,,4c6,19,6,20,6,21,7,18,7,15,7,14,9,,9,,9,r4,xe" fillcolor="#5f6062" stroked="f">
                  <v:path arrowok="t" o:connecttype="custom" o:connectlocs="41305,0;28596,81999;12709,81999;0,0;12709,0;19064,44153;19064,56769;19064,66230;22241,44153;28596,0;41305,0" o:connectangles="0,0,0,0,0,0,0,0,0,0,0"/>
                </v:shape>
                <w10:anchorlock/>
              </v:group>
            </w:pict>
          </mc:Fallback>
        </mc:AlternateContent>
      </w:r>
    </w:ins>
  </w:p>
  <w:p w14:paraId="37569D9E" w14:textId="77777777" w:rsidR="00534EE8" w:rsidRDefault="00534EE8">
    <w:pPr>
      <w:pStyle w:val="Header"/>
      <w:rPr>
        <w:ins w:id="138" w:author="Nataša Pecman" w:date="2026-02-09T15:54:00Z"/>
      </w:rPr>
    </w:pPr>
  </w:p>
  <w:p w14:paraId="649AC27D" w14:textId="77777777" w:rsidR="00534EE8" w:rsidRDefault="00534EE8">
    <w:pPr>
      <w:pStyle w:val="Header"/>
      <w:rPr>
        <w:ins w:id="139" w:author="Nataša Pecman" w:date="2026-02-09T15:54:00Z"/>
      </w:rPr>
    </w:pPr>
  </w:p>
  <w:p w14:paraId="739A439D" w14:textId="77777777" w:rsidR="00534EE8" w:rsidRDefault="00534E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34D43"/>
    <w:multiLevelType w:val="hybridMultilevel"/>
    <w:tmpl w:val="B3DEF54A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401B2"/>
    <w:multiLevelType w:val="multilevel"/>
    <w:tmpl w:val="8148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A5B21"/>
    <w:multiLevelType w:val="multilevel"/>
    <w:tmpl w:val="9594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0C2262"/>
    <w:multiLevelType w:val="multilevel"/>
    <w:tmpl w:val="78BE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C54F8"/>
    <w:multiLevelType w:val="multilevel"/>
    <w:tmpl w:val="D2B4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4D0C55"/>
    <w:multiLevelType w:val="multilevel"/>
    <w:tmpl w:val="5E76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center"/>
      <w:pPr>
        <w:ind w:left="1440" w:hanging="36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6D46B2"/>
    <w:multiLevelType w:val="multilevel"/>
    <w:tmpl w:val="BE46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7309F6"/>
    <w:multiLevelType w:val="multilevel"/>
    <w:tmpl w:val="B484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562802">
    <w:abstractNumId w:val="2"/>
  </w:num>
  <w:num w:numId="2" w16cid:durableId="1885410495">
    <w:abstractNumId w:val="6"/>
  </w:num>
  <w:num w:numId="3" w16cid:durableId="1904949372">
    <w:abstractNumId w:val="1"/>
  </w:num>
  <w:num w:numId="4" w16cid:durableId="1569026188">
    <w:abstractNumId w:val="7"/>
  </w:num>
  <w:num w:numId="5" w16cid:durableId="1669216121">
    <w:abstractNumId w:val="3"/>
  </w:num>
  <w:num w:numId="6" w16cid:durableId="1545873406">
    <w:abstractNumId w:val="4"/>
  </w:num>
  <w:num w:numId="7" w16cid:durableId="1466241822">
    <w:abstractNumId w:val="0"/>
  </w:num>
  <w:num w:numId="8" w16cid:durableId="1199857984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ataša Pecman">
    <w15:presenceInfo w15:providerId="AD" w15:userId="S::natasa.pecman@atvp.si::7b1cc8d5-4f4d-4abc-8f30-89cf1ad5125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trackRevisions/>
  <w:doNotTrackFormatting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391"/>
    <w:rsid w:val="00003547"/>
    <w:rsid w:val="00117508"/>
    <w:rsid w:val="00190F27"/>
    <w:rsid w:val="002224A0"/>
    <w:rsid w:val="00223F12"/>
    <w:rsid w:val="00265DBB"/>
    <w:rsid w:val="002D1D37"/>
    <w:rsid w:val="002F4FCD"/>
    <w:rsid w:val="0036573A"/>
    <w:rsid w:val="00422C07"/>
    <w:rsid w:val="004677E8"/>
    <w:rsid w:val="00475A05"/>
    <w:rsid w:val="00502530"/>
    <w:rsid w:val="00534EE8"/>
    <w:rsid w:val="00597E88"/>
    <w:rsid w:val="00672D06"/>
    <w:rsid w:val="006C52EF"/>
    <w:rsid w:val="007D517A"/>
    <w:rsid w:val="008026E0"/>
    <w:rsid w:val="008516B8"/>
    <w:rsid w:val="008A7A0D"/>
    <w:rsid w:val="008C2D27"/>
    <w:rsid w:val="009A0520"/>
    <w:rsid w:val="00A86888"/>
    <w:rsid w:val="00B01A19"/>
    <w:rsid w:val="00B32BE2"/>
    <w:rsid w:val="00B641BB"/>
    <w:rsid w:val="00B734AF"/>
    <w:rsid w:val="00BA3391"/>
    <w:rsid w:val="00C15CFA"/>
    <w:rsid w:val="00C23655"/>
    <w:rsid w:val="00C963D5"/>
    <w:rsid w:val="00C96E74"/>
    <w:rsid w:val="00CD4694"/>
    <w:rsid w:val="00CE1F0C"/>
    <w:rsid w:val="00D169E4"/>
    <w:rsid w:val="00E771FB"/>
    <w:rsid w:val="00E9578A"/>
    <w:rsid w:val="00EC34C5"/>
    <w:rsid w:val="00EC53D0"/>
    <w:rsid w:val="00F138F0"/>
    <w:rsid w:val="00F95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6907A7"/>
  <w15:chartTrackingRefBased/>
  <w15:docId w15:val="{3E838090-CA73-4442-82C8-EE8D4EE91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520"/>
    <w:rPr>
      <w:kern w:val="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3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39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39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39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3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39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39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39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39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39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39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391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33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3391"/>
  </w:style>
  <w:style w:type="paragraph" w:styleId="Footer">
    <w:name w:val="footer"/>
    <w:basedOn w:val="Normal"/>
    <w:link w:val="FooterChar"/>
    <w:uiPriority w:val="99"/>
    <w:unhideWhenUsed/>
    <w:rsid w:val="00BA33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3391"/>
  </w:style>
  <w:style w:type="paragraph" w:styleId="FootnoteText">
    <w:name w:val="footnote text"/>
    <w:basedOn w:val="Normal"/>
    <w:link w:val="FootnoteTextChar"/>
    <w:uiPriority w:val="99"/>
    <w:semiHidden/>
    <w:unhideWhenUsed/>
    <w:rsid w:val="009A052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0520"/>
    <w:rPr>
      <w:kern w:val="2"/>
      <w:sz w:val="20"/>
      <w:szCs w:val="20"/>
      <w14:ligatures w14:val="standardContextual"/>
    </w:rPr>
  </w:style>
  <w:style w:type="character" w:styleId="FootnoteReference">
    <w:name w:val="footnote reference"/>
    <w:basedOn w:val="DefaultParagraphFont"/>
    <w:uiPriority w:val="99"/>
    <w:semiHidden/>
    <w:unhideWhenUsed/>
    <w:rsid w:val="009A0520"/>
    <w:rPr>
      <w:vertAlign w:val="superscript"/>
    </w:rPr>
  </w:style>
  <w:style w:type="paragraph" w:styleId="Revision">
    <w:name w:val="Revision"/>
    <w:hidden/>
    <w:uiPriority w:val="99"/>
    <w:semiHidden/>
    <w:rsid w:val="00475A05"/>
    <w:pPr>
      <w:spacing w:after="0" w:line="240" w:lineRule="auto"/>
    </w:pPr>
    <w:rPr>
      <w:kern w:val="2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1175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1750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7508"/>
    <w:rPr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75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7508"/>
    <w:rPr>
      <w:b/>
      <w:bCs/>
      <w:kern w:val="2"/>
      <w:sz w:val="20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660</Words>
  <Characters>3764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ATVP</Company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Nataša Pecman</dc:creator>
  <cp:keywords/>
  <dc:description/>
  <cp:lastModifiedBy>Nataša Pecman</cp:lastModifiedBy>
  <cp:revision>41</cp:revision>
  <dcterms:created xsi:type="dcterms:W3CDTF">2026-02-09T14:40:00Z</dcterms:created>
  <dcterms:modified xsi:type="dcterms:W3CDTF">2026-02-09T15:47:00Z</dcterms:modified>
</cp:coreProperties>
</file>